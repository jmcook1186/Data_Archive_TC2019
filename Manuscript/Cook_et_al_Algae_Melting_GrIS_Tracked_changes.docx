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5.jpeg" ContentType="image/jpeg"/>
  <Override PartName="/word/media/image1.jpeg" ContentType="image/jpeg"/>
  <Override PartName="/word/media/image2.jpeg" ContentType="image/jpeg"/>
  <Override PartName="/word/media/image3.jpeg" ContentType="image/jpeg"/>
  <Override PartName="/word/media/image7.png" ContentType="image/png"/>
  <Override PartName="/word/media/image4.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MStitle"/>
        <w:spacing w:lineRule="auto" w:line="360" w:before="360" w:after="0"/>
        <w:contextualSpacing/>
        <w:rPr>
          <w:rFonts w:ascii="Times New Roman" w:hAnsi="Times New Roman"/>
        </w:rPr>
      </w:pPr>
      <w:ins w:id="0" w:author="Unknown Author" w:date="2019-03-26T12:22:00Z">
        <w:r>
          <w:rPr/>
          <w:t xml:space="preserve">Glacier </w:t>
        </w:r>
      </w:ins>
      <w:r>
        <w:rPr>
          <w:rPrChange w:id="0" w:author="Unknown Author" w:date="2019-06-18T15:32:00Z"/>
        </w:rPr>
        <w:t xml:space="preserve">Algae accelerate </w:t>
      </w:r>
      <w:del w:id="2" w:author="Unknown Author" w:date="2019-03-26T12:22:00Z">
        <w:r>
          <w:rPr/>
          <w:delText>the melting</w:delText>
        </w:r>
      </w:del>
      <w:ins w:id="3" w:author="Unknown Author" w:date="2019-03-26T12:22:00Z">
        <w:r>
          <w:rPr/>
          <w:t>melt rates on</w:t>
        </w:r>
      </w:ins>
      <w:r>
        <w:rPr>
          <w:rPrChange w:id="0" w:author="Unknown Author" w:date="2019-06-18T15:32:00Z"/>
        </w:rPr>
        <w:t xml:space="preserve"> </w:t>
      </w:r>
      <w:del w:id="5" w:author="Unknown Author" w:date="2019-03-26T12:22:00Z">
        <w:r>
          <w:rPr/>
          <w:delText xml:space="preserve">of </w:delText>
        </w:r>
      </w:del>
      <w:r>
        <w:rPr>
          <w:rPrChange w:id="0" w:author="Unknown Author" w:date="2019-06-18T15:32:00Z"/>
        </w:rPr>
        <w:t xml:space="preserve">the </w:t>
      </w:r>
      <w:ins w:id="7" w:author="Unknown Author" w:date="2019-05-10T09:40:00Z">
        <w:r>
          <w:rPr/>
          <w:t>south</w:t>
        </w:r>
      </w:ins>
      <w:ins w:id="8" w:author="Unknown Author" w:date="2019-05-10T09:41:00Z">
        <w:r>
          <w:rPr/>
          <w:t>-</w:t>
        </w:r>
      </w:ins>
      <w:ins w:id="9" w:author="Unknown Author" w:date="2019-03-26T12:22:00Z">
        <w:r>
          <w:rPr/>
          <w:t xml:space="preserve">western </w:t>
        </w:r>
      </w:ins>
      <w:r>
        <w:rPr>
          <w:rPrChange w:id="0" w:author="Unknown Author" w:date="2019-06-18T15:32:00Z"/>
        </w:rPr>
        <w:t>Greenland Ice Sheet</w:t>
      </w:r>
    </w:p>
    <w:p>
      <w:pPr>
        <w:pStyle w:val="Authors"/>
        <w:spacing w:lineRule="auto" w:line="360"/>
        <w:rPr/>
      </w:pPr>
      <w:r>
        <w:rPr>
          <w:rPrChange w:id="0" w:author="Unknown Author" w:date="2019-06-18T15:32:00Z"/>
        </w:rPr>
        <w:t>Joseph M. Cook</w:t>
      </w:r>
      <w:r>
        <w:rPr>
          <w:vertAlign w:val="superscript"/>
          <w:rPrChange w:id="0" w:author="Unknown Author" w:date="2019-06-18T15:32:00Z"/>
        </w:rPr>
        <w:t>1</w:t>
      </w:r>
      <w:r>
        <w:rPr>
          <w:rPrChange w:id="0" w:author="Unknown Author" w:date="2019-06-18T15:32:00Z"/>
        </w:rPr>
        <w:t>, Andrew J Tedstone</w:t>
      </w:r>
      <w:r>
        <w:rPr>
          <w:vertAlign w:val="superscript"/>
          <w:rPrChange w:id="0" w:author="Unknown Author" w:date="2019-06-18T15:32:00Z"/>
        </w:rPr>
        <w:t>2</w:t>
      </w:r>
      <w:r>
        <w:rPr>
          <w:rPrChange w:id="0" w:author="Unknown Author" w:date="2019-06-18T15:32:00Z"/>
        </w:rPr>
        <w:t>, Christopher Williamson</w:t>
      </w:r>
      <w:r>
        <w:rPr>
          <w:vertAlign w:val="superscript"/>
          <w:rPrChange w:id="0" w:author="Unknown Author" w:date="2019-06-18T15:32:00Z"/>
        </w:rPr>
        <w:t>3</w:t>
      </w:r>
      <w:r>
        <w:rPr>
          <w:position w:val="0"/>
          <w:sz w:val="24"/>
          <w:sz w:val="24"/>
          <w:vertAlign w:val="baseline"/>
          <w:rPrChange w:id="0" w:author="Unknown Author" w:date="2019-06-18T15:32:00Z"/>
        </w:rPr>
        <w:t>, Jenine McCutcheon</w:t>
      </w:r>
      <w:r>
        <w:rPr>
          <w:sz w:val="24"/>
          <w:vertAlign w:val="superscript"/>
          <w:rPrChange w:id="0" w:author="Unknown Author" w:date="2019-06-18T15:32:00Z"/>
        </w:rPr>
        <w:t>4</w:t>
      </w:r>
      <w:r>
        <w:rPr>
          <w:position w:val="0"/>
          <w:sz w:val="24"/>
          <w:sz w:val="24"/>
          <w:vertAlign w:val="baseline"/>
          <w:rPrChange w:id="0" w:author="Unknown Author" w:date="2019-06-18T15:32:00Z"/>
        </w:rPr>
        <w:t>, Andrew J. Hodson</w:t>
      </w:r>
      <w:r>
        <w:rPr>
          <w:sz w:val="24"/>
          <w:vertAlign w:val="superscript"/>
          <w:rPrChange w:id="0" w:author="Unknown Author" w:date="2019-06-18T15:32:00Z"/>
        </w:rPr>
        <w:t>5,6</w:t>
      </w:r>
      <w:r>
        <w:rPr>
          <w:position w:val="0"/>
          <w:sz w:val="24"/>
          <w:sz w:val="24"/>
          <w:vertAlign w:val="baseline"/>
          <w:rPrChange w:id="0" w:author="Unknown Author" w:date="2019-06-18T15:32:00Z"/>
        </w:rPr>
        <w:t>, Archana  Dayal</w:t>
      </w:r>
      <w:r>
        <w:rPr>
          <w:sz w:val="24"/>
          <w:vertAlign w:val="superscript"/>
          <w:rPrChange w:id="0" w:author="Unknown Author" w:date="2019-06-18T15:32:00Z"/>
        </w:rPr>
        <w:t>1</w:t>
      </w:r>
      <w:ins w:id="23" w:author="Unknown Author" w:date="2019-05-09T16:01:00Z">
        <w:r>
          <w:rPr>
            <w:sz w:val="24"/>
            <w:vertAlign w:val="superscript"/>
          </w:rPr>
          <w:t>,</w:t>
        </w:r>
      </w:ins>
      <w:ins w:id="24" w:author="Unknown Author" w:date="2019-07-02T08:01:00Z">
        <w:r>
          <w:rPr>
            <w:sz w:val="24"/>
            <w:vertAlign w:val="superscript"/>
          </w:rPr>
          <w:t>5</w:t>
        </w:r>
      </w:ins>
      <w:r>
        <w:rPr>
          <w:position w:val="0"/>
          <w:sz w:val="24"/>
          <w:sz w:val="24"/>
          <w:vertAlign w:val="baseline"/>
          <w:rPrChange w:id="0" w:author="Unknown Author" w:date="2019-06-18T15:32:00Z"/>
        </w:rPr>
        <w:t>, McKenzie Skiles</w:t>
      </w:r>
      <w:r>
        <w:rPr>
          <w:sz w:val="24"/>
          <w:vertAlign w:val="superscript"/>
          <w:rPrChange w:id="0" w:author="Unknown Author" w:date="2019-06-18T15:32:00Z"/>
        </w:rPr>
        <w:t>7</w:t>
      </w:r>
      <w:r>
        <w:rPr>
          <w:position w:val="0"/>
          <w:sz w:val="24"/>
          <w:sz w:val="24"/>
          <w:vertAlign w:val="baseline"/>
          <w:rPrChange w:id="0" w:author="Unknown Author" w:date="2019-06-18T15:32:00Z"/>
        </w:rPr>
        <w:t>, Stefan Hofer</w:t>
      </w:r>
      <w:r>
        <w:rPr>
          <w:sz w:val="24"/>
          <w:vertAlign w:val="superscript"/>
          <w:rPrChange w:id="0" w:author="Unknown Author" w:date="2019-06-18T15:32:00Z"/>
        </w:rPr>
        <w:t>2</w:t>
      </w:r>
      <w:r>
        <w:rPr>
          <w:position w:val="0"/>
          <w:sz w:val="24"/>
          <w:sz w:val="24"/>
          <w:vertAlign w:val="baseline"/>
          <w:rPrChange w:id="0" w:author="Unknown Author" w:date="2019-06-18T15:32:00Z"/>
        </w:rPr>
        <w:t>, Robert Bryant</w:t>
      </w:r>
      <w:r>
        <w:rPr>
          <w:vertAlign w:val="superscript"/>
          <w:rPrChange w:id="0" w:author="Unknown Author" w:date="2019-06-18T15:32:00Z"/>
        </w:rPr>
        <w:t>1</w:t>
      </w:r>
      <w:r>
        <w:rPr>
          <w:position w:val="0"/>
          <w:sz w:val="24"/>
          <w:sz w:val="24"/>
          <w:vertAlign w:val="baseline"/>
          <w:rPrChange w:id="0" w:author="Unknown Author" w:date="2019-06-18T15:32:00Z"/>
        </w:rPr>
        <w:t>, Owen McAree</w:t>
      </w:r>
      <w:r>
        <w:rPr>
          <w:sz w:val="24"/>
          <w:vertAlign w:val="superscript"/>
          <w:rPrChange w:id="0" w:author="Unknown Author" w:date="2019-06-18T15:32:00Z"/>
        </w:rPr>
        <w:t>8</w:t>
      </w:r>
      <w:r>
        <w:rPr>
          <w:position w:val="0"/>
          <w:sz w:val="24"/>
          <w:sz w:val="24"/>
          <w:vertAlign w:val="baseline"/>
          <w:rPrChange w:id="0" w:author="Unknown Author" w:date="2019-06-18T15:32:00Z"/>
        </w:rPr>
        <w:t>, Andrew McGonigle</w:t>
      </w:r>
      <w:r>
        <w:rPr>
          <w:vertAlign w:val="superscript"/>
          <w:rPrChange w:id="0" w:author="Unknown Author" w:date="2019-06-18T15:32:00Z"/>
        </w:rPr>
        <w:t>1</w:t>
      </w:r>
      <w:r>
        <w:rPr>
          <w:position w:val="0"/>
          <w:sz w:val="24"/>
          <w:sz w:val="24"/>
          <w:vertAlign w:val="baseline"/>
          <w:rPrChange w:id="0" w:author="Unknown Author" w:date="2019-06-18T15:32:00Z"/>
        </w:rPr>
        <w:t>, Jonathan Ryan</w:t>
      </w:r>
      <w:r>
        <w:rPr>
          <w:vertAlign w:val="superscript"/>
          <w:rPrChange w:id="0" w:author="Unknown Author" w:date="2019-06-18T15:32:00Z"/>
        </w:rPr>
        <w:t>11</w:t>
      </w:r>
      <w:r>
        <w:rPr>
          <w:position w:val="0"/>
          <w:sz w:val="24"/>
          <w:sz w:val="24"/>
          <w:vertAlign w:val="baseline"/>
          <w:rPrChange w:id="0" w:author="Unknown Author" w:date="2019-06-18T15:32:00Z"/>
        </w:rPr>
        <w:t>, Alexandre M. Anesio</w:t>
      </w:r>
      <w:r>
        <w:rPr>
          <w:vertAlign w:val="superscript"/>
          <w:rPrChange w:id="0" w:author="Unknown Author" w:date="2019-06-18T15:32:00Z"/>
        </w:rPr>
        <w:t>12</w:t>
      </w:r>
      <w:r>
        <w:rPr>
          <w:position w:val="0"/>
          <w:sz w:val="24"/>
          <w:sz w:val="24"/>
          <w:vertAlign w:val="baseline"/>
          <w:rPrChange w:id="0" w:author="Unknown Author" w:date="2019-06-18T15:32:00Z"/>
        </w:rPr>
        <w:t>, Tristram D.L. Irvine-Fynn</w:t>
      </w:r>
      <w:r>
        <w:rPr>
          <w:vertAlign w:val="superscript"/>
          <w:rPrChange w:id="0" w:author="Unknown Author" w:date="2019-06-18T15:32:00Z"/>
        </w:rPr>
        <w:t>10</w:t>
      </w:r>
      <w:r>
        <w:rPr>
          <w:position w:val="0"/>
          <w:sz w:val="24"/>
          <w:sz w:val="24"/>
          <w:vertAlign w:val="baseline"/>
          <w:rPrChange w:id="0" w:author="Unknown Author" w:date="2019-06-18T15:32:00Z"/>
        </w:rPr>
        <w:t>, Alun Hubbard</w:t>
      </w:r>
      <w:r>
        <w:rPr>
          <w:vertAlign w:val="superscript"/>
          <w:rPrChange w:id="0" w:author="Unknown Author" w:date="2019-06-18T15:32:00Z"/>
        </w:rPr>
        <w:t>13</w:t>
      </w:r>
      <w:r>
        <w:rPr>
          <w:position w:val="0"/>
          <w:sz w:val="24"/>
          <w:sz w:val="24"/>
          <w:vertAlign w:val="baseline"/>
          <w:rPrChange w:id="0" w:author="Unknown Author" w:date="2019-06-18T15:32:00Z"/>
        </w:rPr>
        <w:t>, Edward Hanna</w:t>
      </w:r>
      <w:r>
        <w:rPr>
          <w:sz w:val="24"/>
          <w:vertAlign w:val="superscript"/>
          <w:rPrChange w:id="0" w:author="Unknown Author" w:date="2019-06-18T15:32:00Z"/>
        </w:rPr>
        <w:t>1</w:t>
      </w:r>
      <w:r>
        <w:rPr>
          <w:vertAlign w:val="superscript"/>
          <w:rPrChange w:id="0" w:author="Unknown Author" w:date="2019-06-18T15:32:00Z"/>
        </w:rPr>
        <w:t>4</w:t>
      </w:r>
      <w:r>
        <w:rPr>
          <w:position w:val="0"/>
          <w:sz w:val="24"/>
          <w:sz w:val="24"/>
          <w:vertAlign w:val="baseline"/>
          <w:rPrChange w:id="0" w:author="Unknown Author" w:date="2019-06-18T15:32:00Z"/>
        </w:rPr>
        <w:t>, Mark Flanner</w:t>
      </w:r>
      <w:r>
        <w:rPr>
          <w:sz w:val="24"/>
          <w:vertAlign w:val="superscript"/>
          <w:rPrChange w:id="0" w:author="Unknown Author" w:date="2019-06-18T15:32:00Z"/>
        </w:rPr>
        <w:t>15</w:t>
      </w:r>
      <w:r>
        <w:rPr>
          <w:position w:val="0"/>
          <w:sz w:val="24"/>
          <w:sz w:val="24"/>
          <w:vertAlign w:val="baseline"/>
          <w:rPrChange w:id="0" w:author="Unknown Author" w:date="2019-06-18T15:32:00Z"/>
        </w:rPr>
        <w:t>, Sathish Mayanna</w:t>
      </w:r>
      <w:del w:id="49" w:author="Unknown Author" w:date="2019-04-04T14:16:00Z">
        <w:r>
          <w:rPr>
            <w:sz w:val="24"/>
            <w:vertAlign w:val="superscript"/>
          </w:rPr>
          <w:delText>4</w:delText>
        </w:r>
      </w:del>
      <w:ins w:id="50" w:author="Unknown Author" w:date="2019-04-04T14:16:00Z">
        <w:r>
          <w:rPr>
            <w:sz w:val="24"/>
            <w:vertAlign w:val="superscript"/>
          </w:rPr>
          <w:t>16</w:t>
        </w:r>
      </w:ins>
      <w:r>
        <w:rPr>
          <w:position w:val="0"/>
          <w:sz w:val="24"/>
          <w:sz w:val="24"/>
          <w:vertAlign w:val="baseline"/>
          <w:rPrChange w:id="0" w:author="Unknown Author" w:date="2019-06-18T15:32:00Z"/>
        </w:rPr>
        <w:t>, Liane G. Benning</w:t>
      </w:r>
      <w:r>
        <w:rPr>
          <w:sz w:val="24"/>
          <w:vertAlign w:val="superscript"/>
          <w:rPrChange w:id="0" w:author="Unknown Author" w:date="2019-06-18T15:32:00Z"/>
        </w:rPr>
        <w:t>16,17</w:t>
      </w:r>
      <w:ins w:id="53" w:author="Unknown Author" w:date="2019-04-04T14:16:00Z">
        <w:r>
          <w:rPr>
            <w:sz w:val="24"/>
            <w:vertAlign w:val="superscript"/>
          </w:rPr>
          <w:t>,4</w:t>
        </w:r>
      </w:ins>
      <w:r>
        <w:rPr>
          <w:position w:val="0"/>
          <w:sz w:val="24"/>
          <w:sz w:val="24"/>
          <w:vertAlign w:val="baseline"/>
          <w:rPrChange w:id="0" w:author="Unknown Author" w:date="2019-06-18T15:32:00Z"/>
        </w:rPr>
        <w:t>, Dirk van As</w:t>
      </w:r>
      <w:r>
        <w:rPr>
          <w:sz w:val="24"/>
          <w:vertAlign w:val="superscript"/>
          <w:rPrChange w:id="0" w:author="Unknown Author" w:date="2019-06-18T15:32:00Z"/>
        </w:rPr>
        <w:t>18</w:t>
      </w:r>
      <w:r>
        <w:rPr>
          <w:position w:val="0"/>
          <w:sz w:val="24"/>
          <w:sz w:val="24"/>
          <w:vertAlign w:val="baseline"/>
          <w:rPrChange w:id="0" w:author="Unknown Author" w:date="2019-06-18T15:32:00Z"/>
        </w:rPr>
        <w:t>, Marian Yallop</w:t>
      </w:r>
      <w:r>
        <w:rPr>
          <w:sz w:val="24"/>
          <w:vertAlign w:val="superscript"/>
          <w:rPrChange w:id="0" w:author="Unknown Author" w:date="2019-06-18T15:32:00Z"/>
        </w:rPr>
        <w:t>3</w:t>
      </w:r>
      <w:r>
        <w:rPr>
          <w:position w:val="0"/>
          <w:sz w:val="24"/>
          <w:sz w:val="24"/>
          <w:vertAlign w:val="baseline"/>
          <w:rPrChange w:id="0" w:author="Unknown Author" w:date="2019-06-18T15:32:00Z"/>
        </w:rPr>
        <w:t>, J</w:t>
      </w:r>
      <w:ins w:id="59" w:author="Unknown Author" w:date="2019-04-04T14:16:00Z">
        <w:r>
          <w:rPr>
            <w:position w:val="0"/>
            <w:sz w:val="24"/>
            <w:sz w:val="24"/>
            <w:vertAlign w:val="baseline"/>
          </w:rPr>
          <w:t>ames B.</w:t>
        </w:r>
      </w:ins>
      <w:del w:id="60" w:author="Unknown Author" w:date="2019-04-04T14:16:00Z">
        <w:r>
          <w:rPr>
            <w:position w:val="0"/>
            <w:sz w:val="24"/>
            <w:sz w:val="24"/>
            <w:vertAlign w:val="baseline"/>
          </w:rPr>
          <w:delText>im</w:delText>
        </w:r>
      </w:del>
      <w:r>
        <w:rPr>
          <w:position w:val="0"/>
          <w:sz w:val="24"/>
          <w:sz w:val="24"/>
          <w:vertAlign w:val="baseline"/>
          <w:rPrChange w:id="0" w:author="Unknown Author" w:date="2019-06-18T15:32:00Z"/>
        </w:rPr>
        <w:t xml:space="preserve"> McQuaid</w:t>
      </w:r>
      <w:r>
        <w:rPr>
          <w:sz w:val="24"/>
          <w:vertAlign w:val="superscript"/>
          <w:rPrChange w:id="0" w:author="Unknown Author" w:date="2019-06-18T15:32:00Z"/>
        </w:rPr>
        <w:t>4</w:t>
      </w:r>
      <w:r>
        <w:rPr>
          <w:position w:val="0"/>
          <w:sz w:val="24"/>
          <w:sz w:val="24"/>
          <w:vertAlign w:val="baseline"/>
          <w:rPrChange w:id="0" w:author="Unknown Author" w:date="2019-06-18T15:32:00Z"/>
        </w:rPr>
        <w:t xml:space="preserve">, </w:t>
      </w:r>
      <w:del w:id="64" w:author="Unknown Author" w:date="2019-06-09T22:32:00Z">
        <w:r>
          <w:rPr>
            <w:position w:val="0"/>
            <w:sz w:val="24"/>
            <w:sz w:val="24"/>
            <w:vertAlign w:val="baseline"/>
          </w:rPr>
          <w:delText>Thomas Gribbin</w:delText>
        </w:r>
      </w:del>
      <w:del w:id="65" w:author="Unknown Author" w:date="2019-06-09T22:32:00Z">
        <w:r>
          <w:rPr>
            <w:sz w:val="24"/>
            <w:vertAlign w:val="superscript"/>
          </w:rPr>
          <w:delText>2</w:delText>
        </w:r>
      </w:del>
      <w:del w:id="66" w:author="Unknown Author" w:date="2019-06-09T22:32:00Z">
        <w:r>
          <w:rPr>
            <w:position w:val="0"/>
            <w:sz w:val="24"/>
            <w:sz w:val="24"/>
            <w:vertAlign w:val="baseline"/>
          </w:rPr>
          <w:delText xml:space="preserve">, </w:delText>
        </w:r>
      </w:del>
      <w:r>
        <w:rPr>
          <w:position w:val="0"/>
          <w:sz w:val="24"/>
          <w:sz w:val="24"/>
          <w:vertAlign w:val="baseline"/>
          <w:rPrChange w:id="0" w:author="Unknown Author" w:date="2019-06-18T15:32:00Z"/>
        </w:rPr>
        <w:t>Martyn Tranter</w:t>
      </w:r>
      <w:r>
        <w:rPr>
          <w:sz w:val="24"/>
          <w:vertAlign w:val="superscript"/>
          <w:rPrChange w:id="0" w:author="Unknown Author" w:date="2019-06-18T15:32:00Z"/>
        </w:rPr>
        <w:t>2</w:t>
      </w:r>
    </w:p>
    <w:p>
      <w:pPr>
        <w:pStyle w:val="Authors"/>
        <w:spacing w:lineRule="auto" w:line="360"/>
        <w:rPr>
          <w:rFonts w:ascii="Times New Roman" w:hAnsi="Times New Roman"/>
        </w:rPr>
      </w:pPr>
      <w:r>
        <w:rPr/>
      </w:r>
    </w:p>
    <w:p>
      <w:pPr>
        <w:pStyle w:val="Normal"/>
        <w:spacing w:lineRule="auto" w:line="360"/>
        <w:rPr>
          <w:rFonts w:cs="Times New Roman"/>
          <w:del w:id="70" w:author="Unknown Author" w:date="2019-06-03T10:34:00Z"/>
          <w:b w:val="false"/>
          <w:b w:val="false"/>
          <w:bCs w:val="false"/>
          <w:sz w:val="22"/>
          <w:szCs w:val="22"/>
          <w:vertAlign w:val="superscript"/>
        </w:rPr>
      </w:pPr>
      <w:del w:id="69" w:author="Unknown Author" w:date="2019-06-03T10:34:00Z">
        <w:r>
          <w:rPr/>
        </w:r>
      </w:del>
    </w:p>
    <w:p>
      <w:pPr>
        <w:pStyle w:val="Normal"/>
        <w:spacing w:lineRule="auto" w:line="360"/>
        <w:rPr/>
      </w:pPr>
      <w:r>
        <w:rPr>
          <w:rFonts w:cs="Times New Roman"/>
          <w:b w:val="false"/>
          <w:bCs w:val="false"/>
          <w:sz w:val="22"/>
          <w:szCs w:val="22"/>
          <w:vertAlign w:val="superscript"/>
          <w:rPrChange w:id="0" w:author="Unknown Author" w:date="2019-06-18T15:32:00Z"/>
        </w:rPr>
        <w:t>1</w:t>
      </w:r>
      <w:r>
        <w:rPr>
          <w:rFonts w:cs="Times New Roman"/>
          <w:b w:val="false"/>
          <w:bCs w:val="false"/>
          <w:sz w:val="22"/>
          <w:szCs w:val="22"/>
          <w:rPrChange w:id="0" w:author="Unknown Author" w:date="2019-06-18T15:32:00Z"/>
        </w:rPr>
        <w:t xml:space="preserve"> Department of Geography, University of Sheffield</w:t>
      </w:r>
    </w:p>
    <w:p>
      <w:pPr>
        <w:pStyle w:val="Normal"/>
        <w:spacing w:lineRule="auto" w:line="360"/>
        <w:rPr>
          <w:rFonts w:ascii="Times New Roman" w:hAnsi="Times New Roman"/>
        </w:rPr>
      </w:pPr>
      <w:r>
        <w:rPr>
          <w:rFonts w:cs="Times New Roman"/>
          <w:b w:val="false"/>
          <w:bCs w:val="false"/>
          <w:sz w:val="22"/>
          <w:szCs w:val="22"/>
          <w:vertAlign w:val="superscript"/>
          <w:rPrChange w:id="0" w:author="Unknown Author" w:date="2019-06-18T15:32:00Z"/>
        </w:rPr>
        <w:t>2</w:t>
      </w:r>
      <w:r>
        <w:rPr>
          <w:rFonts w:cs="Times New Roman"/>
          <w:b w:val="false"/>
          <w:bCs w:val="false"/>
          <w:sz w:val="22"/>
          <w:szCs w:val="22"/>
          <w:rPrChange w:id="0" w:author="Unknown Author" w:date="2019-06-18T15:32:00Z"/>
        </w:rPr>
        <w:t xml:space="preserve"> Center for Glaciology, University of Bristol</w:t>
      </w:r>
    </w:p>
    <w:p>
      <w:pPr>
        <w:pStyle w:val="Normal"/>
        <w:spacing w:lineRule="auto" w:line="360"/>
        <w:rPr>
          <w:rFonts w:ascii="Times New Roman" w:hAnsi="Times New Roman"/>
        </w:rPr>
      </w:pPr>
      <w:r>
        <w:rPr>
          <w:rFonts w:cs="Times New Roman"/>
          <w:b w:val="false"/>
          <w:bCs w:val="false"/>
          <w:sz w:val="22"/>
          <w:szCs w:val="22"/>
          <w:vertAlign w:val="superscript"/>
          <w:rPrChange w:id="0" w:author="Unknown Author" w:date="2019-06-18T15:32:00Z"/>
        </w:rPr>
        <w:t>3</w:t>
      </w:r>
      <w:r>
        <w:rPr>
          <w:rFonts w:cs="Times New Roman"/>
          <w:b w:val="false"/>
          <w:bCs w:val="false"/>
          <w:sz w:val="22"/>
          <w:szCs w:val="22"/>
          <w:rPrChange w:id="0" w:author="Unknown Author" w:date="2019-06-18T15:32:00Z"/>
        </w:rPr>
        <w:t xml:space="preserve"> Department of Biosciences, University of Bristol</w:t>
      </w:r>
    </w:p>
    <w:p>
      <w:pPr>
        <w:pStyle w:val="Normal"/>
        <w:spacing w:lineRule="auto" w:line="360"/>
        <w:rPr>
          <w:rFonts w:ascii="Times New Roman" w:hAnsi="Times New Roman"/>
        </w:rPr>
      </w:pPr>
      <w:r>
        <w:rPr>
          <w:rFonts w:cs="Times New Roman"/>
          <w:b w:val="false"/>
          <w:bCs w:val="false"/>
          <w:i w:val="false"/>
          <w:caps w:val="false"/>
          <w:smallCaps w:val="false"/>
          <w:color w:val="000000"/>
          <w:spacing w:val="0"/>
          <w:sz w:val="22"/>
          <w:szCs w:val="22"/>
          <w:vertAlign w:val="superscript"/>
          <w:rPrChange w:id="0" w:author="Unknown Author" w:date="2019-06-18T15:32:00Z"/>
        </w:rPr>
        <w:t>4</w:t>
      </w:r>
      <w:r>
        <w:rPr>
          <w:rFonts w:cs="Times New Roman"/>
          <w:b w:val="false"/>
          <w:bCs w:val="false"/>
          <w:i w:val="false"/>
          <w:caps w:val="false"/>
          <w:smallCaps w:val="false"/>
          <w:color w:val="000000"/>
          <w:spacing w:val="0"/>
          <w:sz w:val="22"/>
          <w:szCs w:val="22"/>
          <w:rPrChange w:id="0" w:author="Unknown Author" w:date="2019-06-18T15:32:00Z"/>
        </w:rPr>
        <w:t xml:space="preserve"> School of Earth and Environment</w:t>
      </w:r>
      <w:del w:id="79" w:author="Unknown Author" w:date="2019-04-04T14:16:00Z">
        <w:r>
          <w:rPr>
            <w:rFonts w:cs="Times New Roman"/>
            <w:b w:val="false"/>
            <w:bCs w:val="false"/>
            <w:i w:val="false"/>
            <w:caps w:val="false"/>
            <w:smallCaps w:val="false"/>
            <w:color w:val="000000"/>
            <w:spacing w:val="0"/>
            <w:sz w:val="22"/>
            <w:szCs w:val="22"/>
          </w:rPr>
          <w:delText>al Sciences</w:delText>
        </w:r>
      </w:del>
      <w:r>
        <w:rPr>
          <w:rFonts w:cs="Times New Roman"/>
          <w:b w:val="false"/>
          <w:bCs w:val="false"/>
          <w:i w:val="false"/>
          <w:caps w:val="false"/>
          <w:smallCaps w:val="false"/>
          <w:color w:val="000000"/>
          <w:spacing w:val="0"/>
          <w:sz w:val="22"/>
          <w:szCs w:val="22"/>
          <w:rPrChange w:id="0" w:author="Unknown Author" w:date="2019-06-18T15:32:00Z"/>
        </w:rPr>
        <w:t>, University of Leeds</w:t>
      </w:r>
    </w:p>
    <w:p>
      <w:pPr>
        <w:pStyle w:val="Normal"/>
        <w:spacing w:lineRule="auto" w:line="360"/>
        <w:rPr>
          <w:rFonts w:ascii="Times New Roman" w:hAnsi="Times New Roman"/>
        </w:rPr>
      </w:pPr>
      <w:r>
        <w:rPr>
          <w:rFonts w:cs="Times New Roman"/>
          <w:b w:val="false"/>
          <w:bCs w:val="false"/>
          <w:sz w:val="22"/>
          <w:szCs w:val="22"/>
          <w:vertAlign w:val="superscript"/>
          <w:rPrChange w:id="0" w:author="Unknown Author" w:date="2019-06-18T15:32:00Z"/>
        </w:rPr>
        <w:t>5</w:t>
      </w:r>
      <w:r>
        <w:rPr>
          <w:rFonts w:cs="Times New Roman"/>
          <w:b w:val="false"/>
          <w:bCs w:val="false"/>
          <w:sz w:val="22"/>
          <w:szCs w:val="22"/>
          <w:rPrChange w:id="0" w:author="Unknown Author" w:date="2019-06-18T15:32:00Z"/>
        </w:rPr>
        <w:t xml:space="preserve"> Department of Geology, University Centre in Svalbard</w:t>
      </w:r>
    </w:p>
    <w:p>
      <w:pPr>
        <w:pStyle w:val="Normal"/>
        <w:spacing w:lineRule="auto" w:line="360"/>
        <w:rPr>
          <w:rFonts w:ascii="Times New Roman" w:hAnsi="Times New Roman"/>
        </w:rPr>
      </w:pPr>
      <w:r>
        <w:rPr>
          <w:rFonts w:cs="Times New Roman"/>
          <w:b w:val="false"/>
          <w:bCs w:val="false"/>
          <w:sz w:val="22"/>
          <w:szCs w:val="22"/>
          <w:vertAlign w:val="superscript"/>
          <w:rPrChange w:id="0" w:author="Unknown Author" w:date="2019-06-18T15:32:00Z"/>
        </w:rPr>
        <w:t>6</w:t>
      </w:r>
      <w:r>
        <w:rPr>
          <w:rFonts w:cs="Times New Roman"/>
          <w:b w:val="false"/>
          <w:bCs w:val="false"/>
          <w:sz w:val="22"/>
          <w:szCs w:val="22"/>
          <w:rPrChange w:id="0" w:author="Unknown Author" w:date="2019-06-18T15:32:00Z"/>
        </w:rPr>
        <w:t xml:space="preserve"> </w:t>
      </w:r>
      <w:r>
        <w:rPr>
          <w:rFonts w:cs="Times New Roman"/>
          <w:b w:val="false"/>
          <w:bCs w:val="false"/>
          <w:i w:val="false"/>
          <w:caps w:val="false"/>
          <w:smallCaps w:val="false"/>
          <w:color w:val="000000"/>
          <w:spacing w:val="0"/>
          <w:sz w:val="22"/>
          <w:szCs w:val="22"/>
          <w:rPrChange w:id="0" w:author="Unknown Author" w:date="2019-06-18T15:32:00Z"/>
        </w:rPr>
        <w:t>Department of Environmental Sciences, Western Norway University of Applied Sciences, 6856 Sogndal, Norway</w:t>
      </w:r>
    </w:p>
    <w:p>
      <w:pPr>
        <w:pStyle w:val="Normal"/>
        <w:spacing w:lineRule="auto" w:line="360"/>
        <w:rPr>
          <w:rFonts w:ascii="Times New Roman" w:hAnsi="Times New Roman"/>
        </w:rPr>
      </w:pPr>
      <w:r>
        <w:rPr>
          <w:rFonts w:cs="Times New Roman"/>
          <w:b w:val="false"/>
          <w:bCs w:val="false"/>
          <w:sz w:val="22"/>
          <w:szCs w:val="22"/>
          <w:vertAlign w:val="superscript"/>
          <w:rPrChange w:id="0" w:author="Unknown Author" w:date="2019-06-18T15:32:00Z"/>
        </w:rPr>
        <w:t>7</w:t>
      </w:r>
      <w:r>
        <w:rPr>
          <w:rFonts w:cs="Times New Roman"/>
          <w:b w:val="false"/>
          <w:bCs w:val="false"/>
          <w:sz w:val="22"/>
          <w:szCs w:val="22"/>
          <w:rPrChange w:id="0" w:author="Unknown Author" w:date="2019-06-18T15:32:00Z"/>
        </w:rPr>
        <w:t xml:space="preserve"> Department of Geography, University of Utah</w:t>
      </w:r>
    </w:p>
    <w:p>
      <w:pPr>
        <w:pStyle w:val="Normal"/>
        <w:spacing w:lineRule="auto" w:line="360"/>
        <w:rPr>
          <w:rFonts w:ascii="Times New Roman" w:hAnsi="Times New Roman"/>
        </w:rPr>
      </w:pPr>
      <w:r>
        <w:rPr>
          <w:rFonts w:cs="Times New Roman"/>
          <w:b w:val="false"/>
          <w:bCs w:val="false"/>
          <w:sz w:val="22"/>
          <w:szCs w:val="22"/>
          <w:vertAlign w:val="superscript"/>
          <w:rPrChange w:id="0" w:author="Unknown Author" w:date="2019-06-18T15:32:00Z"/>
        </w:rPr>
        <w:t>8</w:t>
      </w:r>
      <w:r>
        <w:rPr>
          <w:rFonts w:cs="Times New Roman"/>
          <w:b w:val="false"/>
          <w:bCs w:val="false"/>
          <w:sz w:val="22"/>
          <w:szCs w:val="22"/>
          <w:rPrChange w:id="0" w:author="Unknown Author" w:date="2019-06-18T15:32:00Z"/>
        </w:rPr>
        <w:t xml:space="preserve"> Faculty of Science, Liverpool John Moores University</w:t>
      </w:r>
    </w:p>
    <w:p>
      <w:pPr>
        <w:pStyle w:val="Normal"/>
        <w:spacing w:lineRule="auto" w:line="360"/>
        <w:rPr>
          <w:rFonts w:ascii="Times New Roman" w:hAnsi="Times New Roman"/>
        </w:rPr>
      </w:pPr>
      <w:r>
        <w:rPr>
          <w:rFonts w:cs="Times New Roman"/>
          <w:b w:val="false"/>
          <w:bCs w:val="false"/>
          <w:sz w:val="22"/>
          <w:szCs w:val="22"/>
          <w:vertAlign w:val="superscript"/>
          <w:rPrChange w:id="0" w:author="Unknown Author" w:date="2019-06-18T15:32:00Z"/>
        </w:rPr>
        <w:t>9</w:t>
      </w:r>
      <w:r>
        <w:rPr>
          <w:rFonts w:cs="Times New Roman"/>
          <w:b w:val="false"/>
          <w:bCs w:val="false"/>
          <w:sz w:val="22"/>
          <w:szCs w:val="22"/>
          <w:rPrChange w:id="0" w:author="Unknown Author" w:date="2019-06-18T15:32:00Z"/>
        </w:rPr>
        <w:t xml:space="preserve"> School of Geociences, University of Sydney, Sydney, NSW 2006, Australia</w:t>
      </w:r>
    </w:p>
    <w:p>
      <w:pPr>
        <w:pStyle w:val="Normal"/>
        <w:spacing w:lineRule="auto" w:line="360"/>
        <w:rPr>
          <w:rFonts w:ascii="Times New Roman" w:hAnsi="Times New Roman"/>
        </w:rPr>
      </w:pPr>
      <w:r>
        <w:rPr>
          <w:rFonts w:cs="Times New Roman"/>
          <w:b w:val="false"/>
          <w:bCs w:val="false"/>
          <w:sz w:val="22"/>
          <w:szCs w:val="22"/>
          <w:vertAlign w:val="superscript"/>
          <w:rPrChange w:id="0" w:author="Unknown Author" w:date="2019-06-18T15:32:00Z"/>
        </w:rPr>
        <w:t>10</w:t>
      </w:r>
      <w:r>
        <w:rPr>
          <w:rFonts w:cs="Times New Roman"/>
          <w:b w:val="false"/>
          <w:bCs w:val="false"/>
          <w:sz w:val="22"/>
          <w:szCs w:val="22"/>
          <w:rPrChange w:id="0" w:author="Unknown Author" w:date="2019-06-18T15:32:00Z"/>
        </w:rPr>
        <w:t xml:space="preserve"> Department of Geography and Earth Science, Aberystwyth University, Wales, SY23 3DB, UK</w:t>
      </w:r>
    </w:p>
    <w:p>
      <w:pPr>
        <w:pStyle w:val="Normal"/>
        <w:spacing w:lineRule="auto" w:line="360"/>
        <w:rPr>
          <w:rFonts w:ascii="Times New Roman" w:hAnsi="Times New Roman"/>
        </w:rPr>
      </w:pPr>
      <w:r>
        <w:rPr>
          <w:rFonts w:cs="Times New Roman"/>
          <w:b w:val="false"/>
          <w:bCs w:val="false"/>
          <w:sz w:val="22"/>
          <w:szCs w:val="22"/>
          <w:vertAlign w:val="superscript"/>
          <w:rPrChange w:id="0" w:author="Unknown Author" w:date="2019-06-18T15:32:00Z"/>
        </w:rPr>
        <w:t>11</w:t>
      </w:r>
      <w:r>
        <w:rPr>
          <w:rFonts w:cs="Times New Roman"/>
          <w:b w:val="false"/>
          <w:bCs w:val="false"/>
          <w:sz w:val="22"/>
          <w:szCs w:val="22"/>
          <w:rPrChange w:id="0" w:author="Unknown Author" w:date="2019-06-18T15:32:00Z"/>
        </w:rPr>
        <w:t xml:space="preserve"> Institute at Brown for Environment and Society, Brown University, Providence, Rhode Island, USA</w:t>
      </w:r>
    </w:p>
    <w:p>
      <w:pPr>
        <w:pStyle w:val="Normal"/>
        <w:spacing w:lineRule="auto" w:line="360"/>
        <w:rPr>
          <w:rFonts w:ascii="Times New Roman" w:hAnsi="Times New Roman"/>
        </w:rPr>
      </w:pPr>
      <w:r>
        <w:rPr>
          <w:rFonts w:cs="Times New Roman"/>
          <w:b w:val="false"/>
          <w:bCs w:val="false"/>
          <w:sz w:val="22"/>
          <w:szCs w:val="22"/>
          <w:vertAlign w:val="superscript"/>
          <w:rPrChange w:id="0" w:author="Unknown Author" w:date="2019-06-18T15:32:00Z"/>
        </w:rPr>
        <w:t>12</w:t>
      </w:r>
      <w:r>
        <w:rPr>
          <w:rFonts w:cs="Times New Roman"/>
          <w:b w:val="false"/>
          <w:bCs w:val="false"/>
          <w:sz w:val="22"/>
          <w:szCs w:val="22"/>
          <w:rPrChange w:id="0" w:author="Unknown Author" w:date="2019-06-18T15:32:00Z"/>
        </w:rPr>
        <w:t xml:space="preserve"> </w:t>
      </w:r>
      <w:r>
        <w:rPr>
          <w:rFonts w:cs="Times New Roman"/>
          <w:b w:val="false"/>
          <w:bCs w:val="false"/>
          <w:i w:val="false"/>
          <w:caps w:val="false"/>
          <w:smallCaps w:val="false"/>
          <w:color w:val="222222"/>
          <w:spacing w:val="0"/>
          <w:sz w:val="22"/>
          <w:szCs w:val="22"/>
          <w:rPrChange w:id="0" w:author="Unknown Author" w:date="2019-06-18T15:32:00Z"/>
        </w:rPr>
        <w:t>Department of Environmental Science, Aarhus University, 4000 Roskilde, Denmark</w:t>
      </w:r>
    </w:p>
    <w:p>
      <w:pPr>
        <w:pStyle w:val="Normal"/>
        <w:spacing w:lineRule="auto" w:line="360"/>
        <w:rPr>
          <w:rFonts w:ascii="Times New Roman" w:hAnsi="Times New Roman"/>
        </w:rPr>
      </w:pPr>
      <w:r>
        <w:rPr>
          <w:rFonts w:cs="Times New Roman"/>
          <w:b w:val="false"/>
          <w:bCs w:val="false"/>
          <w:sz w:val="22"/>
          <w:szCs w:val="22"/>
          <w:vertAlign w:val="superscript"/>
          <w:rPrChange w:id="0" w:author="Unknown Author" w:date="2019-06-18T15:32:00Z"/>
        </w:rPr>
        <w:t>13</w:t>
      </w:r>
      <w:r>
        <w:rPr>
          <w:rFonts w:cs="Times New Roman"/>
          <w:b w:val="false"/>
          <w:bCs w:val="false"/>
          <w:sz w:val="22"/>
          <w:szCs w:val="22"/>
          <w:rPrChange w:id="0" w:author="Unknown Author" w:date="2019-06-18T15:32:00Z"/>
        </w:rPr>
        <w:t xml:space="preserve"> Centre for Gas Hydrates and Climate, University of Tromso, Norway</w:t>
      </w:r>
    </w:p>
    <w:p>
      <w:pPr>
        <w:pStyle w:val="Normal"/>
        <w:spacing w:lineRule="auto" w:line="360"/>
        <w:rPr>
          <w:rFonts w:ascii="Times New Roman" w:hAnsi="Times New Roman"/>
        </w:rPr>
      </w:pPr>
      <w:r>
        <w:rPr>
          <w:rFonts w:cs="Times New Roman"/>
          <w:b w:val="false"/>
          <w:bCs w:val="false"/>
          <w:sz w:val="22"/>
          <w:szCs w:val="22"/>
          <w:vertAlign w:val="superscript"/>
          <w:rPrChange w:id="0" w:author="Unknown Author" w:date="2019-06-18T15:32:00Z"/>
        </w:rPr>
        <w:t>14</w:t>
      </w:r>
      <w:r>
        <w:rPr>
          <w:rFonts w:cs="Times New Roman"/>
          <w:b w:val="false"/>
          <w:bCs w:val="false"/>
          <w:sz w:val="22"/>
          <w:szCs w:val="22"/>
          <w:rPrChange w:id="0" w:author="Unknown Author" w:date="2019-06-18T15:32:00Z"/>
        </w:rPr>
        <w:t xml:space="preserve"> School of Geography and Lincoln Centre for Water and Planetary Health, University of  Lincoln</w:t>
      </w:r>
    </w:p>
    <w:p>
      <w:pPr>
        <w:pStyle w:val="Normal"/>
        <w:spacing w:lineRule="auto" w:line="360"/>
        <w:rPr>
          <w:rFonts w:ascii="Times New Roman" w:hAnsi="Times New Roman"/>
        </w:rPr>
      </w:pPr>
      <w:r>
        <w:rPr>
          <w:rFonts w:cs="Times New Roman"/>
          <w:b w:val="false"/>
          <w:bCs w:val="false"/>
          <w:sz w:val="22"/>
          <w:szCs w:val="22"/>
          <w:vertAlign w:val="superscript"/>
          <w:rPrChange w:id="0" w:author="Unknown Author" w:date="2019-06-18T15:32:00Z"/>
        </w:rPr>
        <w:t>15</w:t>
      </w:r>
      <w:r>
        <w:rPr>
          <w:rFonts w:cs="Times New Roman"/>
          <w:b w:val="false"/>
          <w:bCs w:val="false"/>
          <w:sz w:val="22"/>
          <w:szCs w:val="22"/>
          <w:rPrChange w:id="0" w:author="Unknown Author" w:date="2019-06-18T15:32:00Z"/>
        </w:rPr>
        <w:t xml:space="preserve"> University of Michigan, Ann Arbor, Michigan, USA</w:t>
      </w:r>
    </w:p>
    <w:p>
      <w:pPr>
        <w:pStyle w:val="Normal"/>
        <w:spacing w:lineRule="auto" w:line="360"/>
        <w:rPr>
          <w:rFonts w:ascii="Times New Roman" w:hAnsi="Times New Roman"/>
        </w:rPr>
      </w:pPr>
      <w:r>
        <w:rPr>
          <w:rFonts w:cs="Times New Roman"/>
          <w:b w:val="false"/>
          <w:bCs w:val="false"/>
          <w:sz w:val="22"/>
          <w:szCs w:val="22"/>
          <w:vertAlign w:val="superscript"/>
          <w:rPrChange w:id="0" w:author="Unknown Author" w:date="2019-06-18T15:32:00Z"/>
        </w:rPr>
        <w:t>16</w:t>
      </w:r>
      <w:r>
        <w:rPr>
          <w:rFonts w:cs="Times New Roman"/>
          <w:b w:val="false"/>
          <w:bCs w:val="false"/>
          <w:sz w:val="22"/>
          <w:szCs w:val="22"/>
          <w:rPrChange w:id="0" w:author="Unknown Author" w:date="2019-06-18T15:32:00Z"/>
        </w:rPr>
        <w:t xml:space="preserve"> German Research Centre for Geosciences, GFZ, Potsdam, Germany</w:t>
      </w:r>
    </w:p>
    <w:p>
      <w:pPr>
        <w:pStyle w:val="Normal"/>
        <w:spacing w:lineRule="auto" w:line="360"/>
        <w:rPr>
          <w:rFonts w:ascii="Times New Roman" w:hAnsi="Times New Roman"/>
        </w:rPr>
      </w:pPr>
      <w:r>
        <w:rPr>
          <w:rFonts w:cs="Times New Roman"/>
          <w:b w:val="false"/>
          <w:bCs w:val="false"/>
          <w:sz w:val="22"/>
          <w:szCs w:val="22"/>
          <w:vertAlign w:val="superscript"/>
          <w:rPrChange w:id="0" w:author="Unknown Author" w:date="2019-06-18T15:32:00Z"/>
        </w:rPr>
        <w:t>17</w:t>
      </w:r>
      <w:r>
        <w:rPr>
          <w:rFonts w:cs="Times New Roman"/>
          <w:b w:val="false"/>
          <w:bCs w:val="false"/>
          <w:sz w:val="22"/>
          <w:szCs w:val="22"/>
          <w:rPrChange w:id="0" w:author="Unknown Author" w:date="2019-06-18T15:32:00Z"/>
        </w:rPr>
        <w:t xml:space="preserve"> Department of Earth Sciences, Free University of Berlin, Germany</w:t>
      </w:r>
    </w:p>
    <w:p>
      <w:pPr>
        <w:pStyle w:val="Normal"/>
        <w:spacing w:lineRule="auto" w:line="360"/>
        <w:rPr>
          <w:rFonts w:ascii="Times New Roman" w:hAnsi="Times New Roman"/>
        </w:rPr>
      </w:pPr>
      <w:r>
        <w:rPr>
          <w:rFonts w:cs="Times New Roman"/>
          <w:b w:val="false"/>
          <w:bCs w:val="false"/>
          <w:sz w:val="22"/>
          <w:szCs w:val="22"/>
          <w:vertAlign w:val="superscript"/>
          <w:rPrChange w:id="0" w:author="Unknown Author" w:date="2019-06-18T15:32:00Z"/>
        </w:rPr>
        <w:t>18</w:t>
      </w:r>
      <w:r>
        <w:rPr>
          <w:rFonts w:cs="Times New Roman"/>
          <w:b w:val="false"/>
          <w:bCs w:val="false"/>
          <w:sz w:val="22"/>
          <w:szCs w:val="22"/>
          <w:rPrChange w:id="0" w:author="Unknown Author" w:date="2019-06-18T15:32:00Z"/>
        </w:rPr>
        <w:t xml:space="preserve"> </w:t>
      </w:r>
      <w:r>
        <w:rPr>
          <w:rFonts w:cs="Times New Roman"/>
          <w:b w:val="false"/>
          <w:bCs w:val="false"/>
          <w:i w:val="false"/>
          <w:caps w:val="false"/>
          <w:smallCaps w:val="false"/>
          <w:color w:val="222222"/>
          <w:spacing w:val="0"/>
          <w:sz w:val="22"/>
          <w:szCs w:val="22"/>
          <w:rPrChange w:id="0" w:author="Unknown Author" w:date="2019-06-18T15:32:00Z"/>
        </w:rPr>
        <w:t>Geological Survey of Denmark and Greenland, Copenhagen, Denmark</w:t>
      </w:r>
    </w:p>
    <w:p>
      <w:pPr>
        <w:pStyle w:val="Correspondence"/>
        <w:spacing w:lineRule="auto" w:line="360"/>
        <w:rPr/>
      </w:pPr>
      <w:r>
        <w:rPr>
          <w:i/>
          <w:rPrChange w:id="0" w:author="Unknown Author" w:date="2019-06-18T15:32:00Z"/>
        </w:rPr>
        <w:t>Correspondence to</w:t>
      </w:r>
      <w:r>
        <w:rPr>
          <w:rPrChange w:id="0" w:author="Unknown Author" w:date="2019-06-18T15:32:00Z"/>
        </w:rPr>
        <w:t>: Joseph Cook (</w:t>
      </w:r>
      <w:hyperlink r:id="rId2">
        <w:r>
          <w:rPr>
            <w:rStyle w:val="InternetLink"/>
            <w:rPrChange w:id="0" w:author="Unknown Author" w:date="2019-06-18T15:32:00Z"/>
          </w:rPr>
          <w:t>joe.cook@sheffield.ac.uk</w:t>
        </w:r>
      </w:hyperlink>
      <w:r>
        <w:rPr>
          <w:rPrChange w:id="0" w:author="Unknown Author" w:date="2019-06-18T15:32:00Z"/>
        </w:rPr>
        <w:t>)</w:t>
      </w:r>
    </w:p>
    <w:p>
      <w:pPr>
        <w:pStyle w:val="Normal"/>
        <w:spacing w:lineRule="auto" w:line="360"/>
        <w:rPr>
          <w:b/>
          <w:b/>
          <w:del w:id="117" w:author="Unknown Author" w:date="2019-06-03T09:30:00Z"/>
        </w:rPr>
      </w:pPr>
      <w:del w:id="116" w:author="Unknown Author" w:date="2019-06-03T09:30:00Z">
        <w:r>
          <w:rPr/>
        </w:r>
      </w:del>
    </w:p>
    <w:p>
      <w:pPr>
        <w:pStyle w:val="Normal"/>
        <w:spacing w:lineRule="auto" w:line="360"/>
        <w:rPr/>
      </w:pPr>
      <w:r>
        <w:rPr>
          <w:b/>
          <w:rPrChange w:id="0" w:author="Unknown Author" w:date="2019-06-18T15:32:00Z"/>
        </w:rPr>
        <w:t>Abstract.</w:t>
      </w:r>
      <w:r>
        <w:rPr>
          <w:rPrChange w:id="0" w:author="Unknown Author" w:date="2019-06-18T15:32:00Z"/>
        </w:rPr>
        <w:t xml:space="preserve"> </w:t>
      </w:r>
      <w:r>
        <w:rPr>
          <w:rFonts w:cs="Times New Roman"/>
          <w:b w:val="false"/>
          <w:bCs w:val="false"/>
          <w:sz w:val="20"/>
          <w:szCs w:val="20"/>
          <w:rPrChange w:id="0" w:author="Unknown Author" w:date="2019-06-18T15:32:00Z"/>
        </w:rPr>
        <w:t>Melting of the Greenland Ice Sheet (GrIS) is the largest single contributor to eustatic sea level and</w:t>
      </w:r>
      <w:ins w:id="121" w:author="Unknown Author" w:date="2019-05-23T09:36:00Z">
        <w:r>
          <w:rPr>
            <w:rFonts w:cs="Times New Roman"/>
            <w:b w:val="false"/>
            <w:bCs w:val="false"/>
            <w:sz w:val="20"/>
            <w:szCs w:val="20"/>
          </w:rPr>
          <w:t xml:space="preserve"> it</w:t>
        </w:r>
      </w:ins>
      <w:r>
        <w:rPr>
          <w:rFonts w:cs="Times New Roman"/>
          <w:b w:val="false"/>
          <w:bCs w:val="false"/>
          <w:sz w:val="20"/>
          <w:szCs w:val="20"/>
          <w:rPrChange w:id="0" w:author="Unknown Author" w:date="2019-06-18T15:32:00Z"/>
        </w:rPr>
        <w:t xml:space="preserve"> is amplified by the growth of pigmented algae on the ice surface that increase solar radiation absorption. This biological albedo</w:t>
      </w:r>
      <w:ins w:id="123" w:author="Unknown Author" w:date="2019-06-12T15:01:00Z">
        <w:r>
          <w:rPr>
            <w:rFonts w:cs="Times New Roman"/>
            <w:b w:val="false"/>
            <w:bCs w:val="false"/>
            <w:sz w:val="20"/>
            <w:szCs w:val="20"/>
          </w:rPr>
          <w:t>-</w:t>
        </w:r>
      </w:ins>
      <w:del w:id="124" w:author="Unknown Author" w:date="2019-06-12T15:01:00Z">
        <w:r>
          <w:rPr>
            <w:rFonts w:cs="Times New Roman"/>
            <w:b w:val="false"/>
            <w:bCs w:val="false"/>
            <w:sz w:val="20"/>
            <w:szCs w:val="20"/>
          </w:rPr>
          <w:delText xml:space="preserve"> </w:delText>
        </w:r>
      </w:del>
      <w:r>
        <w:rPr>
          <w:rFonts w:cs="Times New Roman"/>
          <w:b w:val="false"/>
          <w:bCs w:val="false"/>
          <w:sz w:val="20"/>
          <w:szCs w:val="20"/>
          <w:rPrChange w:id="0" w:author="Unknown Author" w:date="2019-06-18T15:32:00Z"/>
        </w:rPr>
        <w:t xml:space="preserve">reducing effect and its impact upon sea level rise has not previously been quantified. Here, we combine field spectroscopy with a </w:t>
      </w:r>
      <w:del w:id="126" w:author="Unknown Author" w:date="2019-06-09T12:22:00Z">
        <w:r>
          <w:rPr>
            <w:rFonts w:cs="Times New Roman"/>
            <w:b w:val="false"/>
            <w:bCs w:val="false"/>
            <w:sz w:val="20"/>
            <w:szCs w:val="20"/>
          </w:rPr>
          <w:delText xml:space="preserve">novel </w:delText>
        </w:r>
      </w:del>
      <w:r>
        <w:rPr>
          <w:rFonts w:cs="Times New Roman"/>
          <w:b w:val="false"/>
          <w:bCs w:val="false"/>
          <w:sz w:val="20"/>
          <w:szCs w:val="20"/>
          <w:rPrChange w:id="0" w:author="Unknown Author" w:date="2019-06-18T15:32:00Z"/>
        </w:rPr>
        <w:t>radiative transfer model, supervised classification of UAV and satellite remote</w:t>
      </w:r>
      <w:ins w:id="128" w:author="Unknown Author" w:date="2019-06-12T15:09:00Z">
        <w:r>
          <w:rPr>
            <w:rFonts w:cs="Times New Roman"/>
            <w:b w:val="false"/>
            <w:bCs w:val="false"/>
            <w:sz w:val="20"/>
            <w:szCs w:val="20"/>
          </w:rPr>
          <w:t>-</w:t>
        </w:r>
      </w:ins>
      <w:del w:id="129" w:author="Unknown Author" w:date="2019-06-12T15:09:00Z">
        <w:r>
          <w:rPr>
            <w:rFonts w:cs="Times New Roman"/>
            <w:b w:val="false"/>
            <w:bCs w:val="false"/>
            <w:sz w:val="20"/>
            <w:szCs w:val="20"/>
          </w:rPr>
          <w:delText xml:space="preserve"> </w:delText>
        </w:r>
      </w:del>
      <w:r>
        <w:rPr>
          <w:rFonts w:cs="Times New Roman"/>
          <w:b w:val="false"/>
          <w:bCs w:val="false"/>
          <w:sz w:val="20"/>
          <w:szCs w:val="20"/>
          <w:rPrChange w:id="0" w:author="Unknown Author" w:date="2019-06-18T15:32:00Z"/>
        </w:rPr>
        <w:t>sensing data and runoff modelling to calculate biologically-driven ice surface ablation</w:t>
      </w:r>
      <w:del w:id="131" w:author="Unknown Author" w:date="2019-06-03T10:34:00Z">
        <w:r>
          <w:rPr>
            <w:rFonts w:cs="Times New Roman"/>
            <w:b w:val="false"/>
            <w:bCs w:val="false"/>
            <w:sz w:val="20"/>
            <w:szCs w:val="20"/>
          </w:rPr>
          <w:delText xml:space="preserve"> and compare it to the albedo reducing effects of local mineral dust</w:delText>
        </w:r>
      </w:del>
      <w:r>
        <w:rPr>
          <w:rFonts w:cs="Times New Roman"/>
          <w:b w:val="false"/>
          <w:bCs w:val="false"/>
          <w:sz w:val="20"/>
          <w:szCs w:val="20"/>
          <w:rPrChange w:id="0" w:author="Unknown Author" w:date="2019-06-18T15:32:00Z"/>
        </w:rPr>
        <w:t>. We demonstrate that algal growth led to</w:t>
      </w:r>
      <w:del w:id="133" w:author="Unknown Author" w:date="2019-04-25T16:43:00Z">
        <w:r>
          <w:rPr>
            <w:rFonts w:cs="Times New Roman"/>
            <w:b w:val="false"/>
            <w:bCs w:val="false"/>
            <w:sz w:val="20"/>
            <w:szCs w:val="20"/>
          </w:rPr>
          <w:delText xml:space="preserve"> </w:delText>
        </w:r>
      </w:del>
      <w:ins w:id="134" w:author="Unknown Author" w:date="2019-04-25T16:43:00Z">
        <w:r>
          <w:rPr>
            <w:rFonts w:cs="Times New Roman"/>
            <w:b w:val="false"/>
            <w:bCs w:val="false"/>
            <w:sz w:val="20"/>
            <w:szCs w:val="20"/>
          </w:rPr>
          <w:t xml:space="preserve"> </w:t>
        </w:r>
      </w:ins>
      <w:r>
        <w:rPr>
          <w:rFonts w:cs="Times New Roman"/>
          <w:b w:val="false"/>
          <w:bCs w:val="false"/>
          <w:sz w:val="20"/>
          <w:szCs w:val="20"/>
          <w:rPrChange w:id="0" w:author="Unknown Author" w:date="2019-06-18T15:32:00Z"/>
        </w:rPr>
        <w:t>an additional</w:t>
      </w:r>
      <w:del w:id="136" w:author="Unknown Author" w:date="2019-05-23T09:31:00Z">
        <w:r>
          <w:rPr>
            <w:rFonts w:cs="Times New Roman"/>
            <w:b w:val="false"/>
            <w:bCs w:val="false"/>
            <w:sz w:val="20"/>
            <w:szCs w:val="20"/>
          </w:rPr>
          <w:delText xml:space="preserve"> </w:delText>
        </w:r>
      </w:del>
      <w:del w:id="137" w:author="Unknown Author" w:date="2019-05-20T11:42:00Z">
        <w:r>
          <w:rPr>
            <w:rFonts w:cs="Times New Roman"/>
            <w:b w:val="false"/>
            <w:bCs w:val="false"/>
            <w:sz w:val="20"/>
            <w:szCs w:val="20"/>
          </w:rPr>
          <w:delText xml:space="preserve">5.5 – </w:delText>
        </w:r>
      </w:del>
      <w:del w:id="138" w:author="Unknown Author" w:date="2019-04-25T16:43:00Z">
        <w:r>
          <w:rPr>
            <w:rFonts w:cs="Times New Roman"/>
            <w:b w:val="false"/>
            <w:bCs w:val="false"/>
            <w:sz w:val="20"/>
            <w:szCs w:val="20"/>
          </w:rPr>
          <w:delText>8.0</w:delText>
        </w:r>
      </w:del>
      <w:r>
        <w:rPr>
          <w:rFonts w:cs="Times New Roman"/>
          <w:b w:val="false"/>
          <w:bCs w:val="false"/>
          <w:sz w:val="20"/>
          <w:szCs w:val="20"/>
          <w:rPrChange w:id="0" w:author="Unknown Author" w:date="2019-06-18T15:32:00Z"/>
        </w:rPr>
        <w:t xml:space="preserve"> </w:t>
      </w:r>
      <w:ins w:id="140" w:author="Unknown Author" w:date="2019-06-09T12:22:00Z">
        <w:r>
          <w:rPr>
            <w:rFonts w:cs="Times New Roman"/>
            <w:b w:val="false"/>
            <w:bCs w:val="false"/>
            <w:sz w:val="20"/>
            <w:szCs w:val="20"/>
          </w:rPr>
          <w:t>4.4</w:t>
        </w:r>
      </w:ins>
      <w:ins w:id="141" w:author="Unknown Author" w:date="2019-05-22T17:25:00Z">
        <w:r>
          <w:rPr>
            <w:rFonts w:cs="Times New Roman"/>
            <w:b w:val="false"/>
            <w:bCs w:val="false"/>
            <w:sz w:val="20"/>
            <w:szCs w:val="20"/>
          </w:rPr>
          <w:t xml:space="preserve"> – 6.0 </w:t>
        </w:r>
      </w:ins>
      <w:r>
        <w:rPr>
          <w:rFonts w:cs="Times New Roman"/>
          <w:b w:val="false"/>
          <w:bCs w:val="false"/>
          <w:sz w:val="20"/>
          <w:szCs w:val="20"/>
          <w:rPrChange w:id="0" w:author="Unknown Author" w:date="2019-06-18T15:32:00Z"/>
        </w:rPr>
        <w:t xml:space="preserve">Gt of runoff from </w:t>
      </w:r>
      <w:ins w:id="143" w:author="Unknown Author" w:date="2019-06-24T10:50:00Z">
        <w:r>
          <w:rPr>
            <w:rFonts w:cs="Times New Roman"/>
            <w:b w:val="false"/>
            <w:bCs w:val="false"/>
            <w:sz w:val="20"/>
            <w:szCs w:val="20"/>
          </w:rPr>
          <w:t xml:space="preserve"> bare-ice in </w:t>
        </w:r>
      </w:ins>
      <w:r>
        <w:rPr>
          <w:rFonts w:cs="Times New Roman"/>
          <w:b w:val="false"/>
          <w:bCs w:val="false"/>
          <w:sz w:val="20"/>
          <w:szCs w:val="20"/>
          <w:rPrChange w:id="0" w:author="Unknown Author" w:date="2019-06-18T15:32:00Z"/>
        </w:rPr>
        <w:t xml:space="preserve">the </w:t>
      </w:r>
      <w:ins w:id="145" w:author="Unknown Author" w:date="2019-05-15T05:08:00Z">
        <w:r>
          <w:rPr>
            <w:rFonts w:cs="Times New Roman"/>
            <w:b w:val="false"/>
            <w:bCs w:val="false"/>
            <w:sz w:val="20"/>
            <w:szCs w:val="20"/>
          </w:rPr>
          <w:t>south-</w:t>
        </w:r>
      </w:ins>
      <w:r>
        <w:rPr>
          <w:rFonts w:cs="Times New Roman"/>
          <w:b w:val="false"/>
          <w:bCs w:val="false"/>
          <w:sz w:val="20"/>
          <w:szCs w:val="20"/>
          <w:rPrChange w:id="0" w:author="Unknown Author" w:date="2019-06-18T15:32:00Z"/>
        </w:rPr>
        <w:t>western sector of the GrIS in summer 201</w:t>
      </w:r>
      <w:del w:id="147" w:author="Unknown Author" w:date="2019-06-12T18:30:00Z">
        <w:r>
          <w:rPr>
            <w:rFonts w:cs="Times New Roman"/>
            <w:b w:val="false"/>
            <w:bCs w:val="false"/>
            <w:sz w:val="20"/>
            <w:szCs w:val="20"/>
          </w:rPr>
          <w:delText>6</w:delText>
        </w:r>
      </w:del>
      <w:ins w:id="148" w:author="Unknown Author" w:date="2019-06-12T18:30:00Z">
        <w:r>
          <w:rPr>
            <w:rFonts w:cs="Times New Roman"/>
            <w:b w:val="false"/>
            <w:bCs w:val="false"/>
            <w:sz w:val="20"/>
            <w:szCs w:val="20"/>
          </w:rPr>
          <w:t>7</w:t>
        </w:r>
      </w:ins>
      <w:r>
        <w:rPr>
          <w:rFonts w:cs="Times New Roman"/>
          <w:b w:val="false"/>
          <w:bCs w:val="false"/>
          <w:sz w:val="20"/>
          <w:szCs w:val="20"/>
          <w:rPrChange w:id="0" w:author="Unknown Author" w:date="2019-06-18T15:32:00Z"/>
        </w:rPr>
        <w:t xml:space="preserve">, representing </w:t>
      </w:r>
      <w:del w:id="150" w:author="Unknown Author" w:date="2019-05-20T11:40:00Z">
        <w:r>
          <w:rPr>
            <w:rFonts w:cs="Times New Roman"/>
            <w:b w:val="false"/>
            <w:bCs w:val="false"/>
            <w:sz w:val="20"/>
            <w:szCs w:val="20"/>
          </w:rPr>
          <w:delText>6</w:delText>
        </w:r>
      </w:del>
      <w:del w:id="151" w:author="Unknown Author" w:date="2019-04-25T16:43:00Z">
        <w:r>
          <w:rPr>
            <w:rFonts w:cs="Times New Roman"/>
            <w:b w:val="false"/>
            <w:bCs w:val="false"/>
            <w:sz w:val="20"/>
            <w:szCs w:val="20"/>
          </w:rPr>
          <w:delText>9</w:delText>
        </w:r>
      </w:del>
      <w:ins w:id="152" w:author="Unknown Author" w:date="2019-05-22T17:26:00Z">
        <w:r>
          <w:rPr>
            <w:rFonts w:cs="Times New Roman"/>
            <w:b w:val="false"/>
            <w:bCs w:val="false"/>
            <w:sz w:val="20"/>
            <w:szCs w:val="20"/>
          </w:rPr>
          <w:t xml:space="preserve">10 – 13 </w:t>
        </w:r>
      </w:ins>
      <w:r>
        <w:rPr>
          <w:rFonts w:cs="Times New Roman"/>
          <w:b w:val="false"/>
          <w:bCs w:val="false"/>
          <w:sz w:val="20"/>
          <w:szCs w:val="20"/>
          <w:rPrChange w:id="0" w:author="Unknown Author" w:date="2019-06-18T15:32:00Z"/>
        </w:rPr>
        <w:t>% of the total.</w:t>
      </w:r>
      <w:ins w:id="154" w:author="Unknown Author" w:date="2019-06-09T12:24:00Z">
        <w:r>
          <w:rPr>
            <w:rFonts w:cs="Times New Roman"/>
            <w:b w:val="false"/>
            <w:bCs w:val="false"/>
            <w:sz w:val="20"/>
            <w:szCs w:val="20"/>
          </w:rPr>
          <w:t xml:space="preserve"> In localised patches with high-biomass accumulation, algae accelerated melting by up to 26.15 </w:t>
        </w:r>
      </w:ins>
      <w:ins w:id="155" w:author="Unknown Author" w:date="2019-06-09T12:24:00Z">
        <w:r>
          <w:rPr>
            <w:rFonts w:eastAsia="Times New Roman" w:cs="Times New Roman"/>
            <w:b w:val="false"/>
            <w:bCs w:val="false"/>
            <w:i w:val="false"/>
            <w:iCs w:val="false"/>
            <w:color w:val="000000"/>
            <w:sz w:val="20"/>
            <w:szCs w:val="20"/>
          </w:rPr>
          <w:t>± 3.77</w:t>
        </w:r>
      </w:ins>
      <w:ins w:id="156" w:author="Unknown Author" w:date="2019-06-09T12:24:00Z">
        <w:r>
          <w:rPr>
            <w:rFonts w:cs="Times New Roman"/>
            <w:b w:val="false"/>
            <w:bCs w:val="false"/>
            <w:sz w:val="20"/>
            <w:szCs w:val="20"/>
          </w:rPr>
          <w:t xml:space="preserve"> % (SE).</w:t>
        </w:r>
      </w:ins>
      <w:ins w:id="157" w:author="Unknown Author" w:date="2019-06-09T12:23:00Z">
        <w:r>
          <w:rPr>
            <w:rFonts w:cs="Times New Roman"/>
            <w:b w:val="false"/>
            <w:bCs w:val="false"/>
            <w:sz w:val="20"/>
            <w:szCs w:val="20"/>
          </w:rPr>
          <w:t xml:space="preserve"> 2017 was a particularly high albedo year, so we also extended our analysis to the particularly low-albedo 2016 melt season.</w:t>
        </w:r>
      </w:ins>
      <w:ins w:id="158" w:author="Unknown Author" w:date="2019-04-25T16:43:00Z">
        <w:r>
          <w:rPr>
            <w:rFonts w:cs="Times New Roman"/>
            <w:b w:val="false"/>
            <w:bCs w:val="false"/>
            <w:sz w:val="20"/>
            <w:szCs w:val="20"/>
          </w:rPr>
          <w:t xml:space="preserve"> The runoff from the south-western bare-ice zone attributed to algae was much higher in 2016, at 7.3 </w:t>
        </w:r>
      </w:ins>
      <w:ins w:id="159" w:author="Unknown Author" w:date="2019-06-09T12:24:00Z">
        <w:r>
          <w:rPr>
            <w:rFonts w:cs="Times New Roman"/>
            <w:b w:val="false"/>
            <w:bCs w:val="false"/>
            <w:sz w:val="20"/>
            <w:szCs w:val="20"/>
          </w:rPr>
          <w:t>–</w:t>
        </w:r>
      </w:ins>
      <w:ins w:id="160" w:author="Unknown Author" w:date="2019-04-25T16:43:00Z">
        <w:r>
          <w:rPr>
            <w:rFonts w:cs="Times New Roman"/>
            <w:b w:val="false"/>
            <w:bCs w:val="false"/>
            <w:sz w:val="20"/>
            <w:szCs w:val="20"/>
          </w:rPr>
          <w:t xml:space="preserve"> 10.9 Gt, although the proportion of the total runoff contributed by algae was similar at 9 </w:t>
        </w:r>
      </w:ins>
      <w:ins w:id="161" w:author="Unknown Author" w:date="2019-05-24T09:37:00Z">
        <w:r>
          <w:rPr>
            <w:rFonts w:cs="Times New Roman"/>
            <w:b w:val="false"/>
            <w:bCs w:val="false"/>
            <w:sz w:val="20"/>
            <w:szCs w:val="20"/>
          </w:rPr>
          <w:t>–</w:t>
        </w:r>
      </w:ins>
      <w:ins w:id="162" w:author="Unknown Author" w:date="2019-04-25T16:43:00Z">
        <w:r>
          <w:rPr>
            <w:rFonts w:cs="Times New Roman"/>
            <w:b w:val="false"/>
            <w:bCs w:val="false"/>
            <w:sz w:val="20"/>
            <w:szCs w:val="20"/>
          </w:rPr>
          <w:t xml:space="preserve"> 13%.</w:t>
        </w:r>
      </w:ins>
      <w:ins w:id="163" w:author="Unknown Author" w:date="2019-06-18T14:04:00Z">
        <w:r>
          <w:rPr>
            <w:rFonts w:cs="Times New Roman"/>
            <w:b w:val="false"/>
            <w:bCs w:val="false"/>
            <w:sz w:val="20"/>
            <w:szCs w:val="20"/>
          </w:rPr>
          <w:t xml:space="preserve"> </w:t>
        </w:r>
      </w:ins>
      <w:ins w:id="164" w:author="Unknown Author" w:date="2019-06-18T14:04:00Z">
        <w:r>
          <w:rPr>
            <w:rFonts w:cs="Times New Roman"/>
            <w:b w:val="false"/>
            <w:bCs w:val="false"/>
            <w:sz w:val="22"/>
            <w:szCs w:val="22"/>
          </w:rPr>
          <w:t>Across a 10,000 km</w:t>
        </w:r>
      </w:ins>
      <w:ins w:id="165" w:author="Unknown Author" w:date="2019-06-18T14:04:00Z">
        <w:r>
          <w:rPr>
            <w:rFonts w:cs="Times New Roman"/>
            <w:b w:val="false"/>
            <w:bCs w:val="false"/>
            <w:sz w:val="22"/>
            <w:szCs w:val="22"/>
            <w:vertAlign w:val="superscript"/>
          </w:rPr>
          <w:t>2</w:t>
        </w:r>
      </w:ins>
      <w:ins w:id="166" w:author="Unknown Author" w:date="2019-06-18T14:04:00Z">
        <w:r>
          <w:rPr>
            <w:rFonts w:cs="Times New Roman"/>
            <w:b w:val="false"/>
            <w:bCs w:val="false"/>
            <w:sz w:val="22"/>
            <w:szCs w:val="22"/>
          </w:rPr>
          <w:t xml:space="preserve"> area around our field site, a</w:t>
        </w:r>
      </w:ins>
      <w:ins w:id="167" w:author="Unknown Author" w:date="2019-06-18T14:04:00Z">
        <w:r>
          <w:rPr>
            <w:rFonts w:cs="Times New Roman"/>
            <w:b w:val="false"/>
            <w:bCs w:val="false"/>
            <w:sz w:val="22"/>
            <w:szCs w:val="22"/>
          </w:rPr>
          <w:t xml:space="preserve">lgae covered similar proportions of the exposed bare ice zone </w:t>
        </w:r>
      </w:ins>
      <w:ins w:id="168" w:author="Unknown Author" w:date="2019-06-18T14:04:00Z">
        <w:r>
          <w:rPr>
            <w:rFonts w:cs="Times New Roman"/>
            <w:b w:val="false"/>
            <w:bCs w:val="false"/>
            <w:sz w:val="22"/>
            <w:szCs w:val="22"/>
          </w:rPr>
          <w:t xml:space="preserve">in both years </w:t>
        </w:r>
      </w:ins>
      <w:ins w:id="169" w:author="Unknown Author" w:date="2019-06-18T14:04:00Z">
        <w:r>
          <w:rPr>
            <w:rFonts w:cs="Times New Roman"/>
            <w:b w:val="false"/>
            <w:bCs w:val="false"/>
            <w:sz w:val="22"/>
            <w:szCs w:val="22"/>
          </w:rPr>
          <w:t>(57.99 % in 2016, 58.89 % in 2017), but more of the algal ice was classed as “high-biomass” in 2016 (8.35 %) than 2017 (2.54 %).</w:t>
        </w:r>
      </w:ins>
      <w:ins w:id="170" w:author="Unknown Author" w:date="2019-06-18T14:04:00Z">
        <w:r>
          <w:rPr>
            <w:rFonts w:cs="Times New Roman"/>
            <w:b w:val="false"/>
            <w:bCs w:val="false"/>
            <w:sz w:val="20"/>
            <w:szCs w:val="20"/>
          </w:rPr>
          <w:t xml:space="preserve"> </w:t>
        </w:r>
      </w:ins>
      <w:ins w:id="171" w:author="Unknown Author" w:date="2019-06-09T12:27:00Z">
        <w:r>
          <w:rPr>
            <w:rFonts w:cs="Times New Roman"/>
            <w:b w:val="false"/>
            <w:bCs w:val="false"/>
            <w:sz w:val="20"/>
            <w:szCs w:val="20"/>
          </w:rPr>
          <w:t xml:space="preserve">This interannual comparison demonstrates a positive feedback where more widespread, </w:t>
        </w:r>
      </w:ins>
      <w:ins w:id="172" w:author="Unknown Author" w:date="2019-06-09T12:28:00Z">
        <w:r>
          <w:rPr>
            <w:rFonts w:cs="Times New Roman"/>
            <w:b w:val="false"/>
            <w:bCs w:val="false"/>
            <w:sz w:val="20"/>
            <w:szCs w:val="20"/>
          </w:rPr>
          <w:t xml:space="preserve">higher biomass algal blooms are expected to form in high melt years where the </w:t>
        </w:r>
      </w:ins>
      <w:ins w:id="173" w:author="Unknown Author" w:date="2019-06-09T12:28:00Z">
        <w:r>
          <w:rPr>
            <w:rFonts w:cs="Times New Roman"/>
            <w:b w:val="false"/>
            <w:bCs w:val="false"/>
            <w:sz w:val="20"/>
            <w:szCs w:val="20"/>
          </w:rPr>
          <w:t>winter snowpack</w:t>
        </w:r>
      </w:ins>
      <w:ins w:id="174" w:author="Unknown Author" w:date="2019-06-09T12:28:00Z">
        <w:r>
          <w:rPr>
            <w:rFonts w:cs="Times New Roman"/>
            <w:b w:val="false"/>
            <w:bCs w:val="false"/>
            <w:sz w:val="20"/>
            <w:szCs w:val="20"/>
          </w:rPr>
          <w:t xml:space="preserve"> retreats further, </w:t>
        </w:r>
      </w:ins>
      <w:ins w:id="175" w:author="Unknown Author" w:date="2019-06-09T12:28:00Z">
        <w:r>
          <w:rPr>
            <w:rFonts w:cs="Times New Roman"/>
            <w:b w:val="false"/>
            <w:bCs w:val="false"/>
            <w:sz w:val="20"/>
            <w:szCs w:val="20"/>
          </w:rPr>
          <w:t>earlier</w:t>
        </w:r>
      </w:ins>
      <w:ins w:id="176" w:author="Unknown Author" w:date="2019-06-09T12:28:00Z">
        <w:r>
          <w:rPr>
            <w:rFonts w:cs="Times New Roman"/>
            <w:b w:val="false"/>
            <w:bCs w:val="false"/>
            <w:sz w:val="20"/>
            <w:szCs w:val="20"/>
          </w:rPr>
          <w:t>, providing a larger area for bloom development and also enhancing the providence of nutrients and liquid water liberated from melting ice.</w:t>
        </w:r>
      </w:ins>
      <w:r>
        <w:rPr>
          <w:rFonts w:cs="Times New Roman"/>
          <w:b w:val="false"/>
          <w:bCs w:val="false"/>
          <w:position w:val="0"/>
          <w:sz w:val="20"/>
          <w:sz w:val="20"/>
          <w:szCs w:val="20"/>
          <w:vertAlign w:val="baseline"/>
          <w:rPrChange w:id="0" w:author="Unknown Author" w:date="2019-06-18T15:32:00Z"/>
        </w:rPr>
        <w:t xml:space="preserve"> Our analysis confirms the importance of th</w:t>
      </w:r>
      <w:del w:id="178" w:author="Unknown Author" w:date="2019-06-09T12:32:00Z">
        <w:r>
          <w:rPr>
            <w:rFonts w:cs="Times New Roman"/>
            <w:b w:val="false"/>
            <w:bCs w:val="false"/>
            <w:position w:val="0"/>
            <w:sz w:val="20"/>
            <w:sz w:val="20"/>
            <w:szCs w:val="20"/>
            <w:vertAlign w:val="baseline"/>
          </w:rPr>
          <w:delText>e</w:delText>
        </w:r>
      </w:del>
      <w:ins w:id="179" w:author="Unknown Author" w:date="2019-06-09T12:32:00Z">
        <w:r>
          <w:rPr>
            <w:rFonts w:cs="Times New Roman"/>
            <w:b w:val="false"/>
            <w:bCs w:val="false"/>
            <w:position w:val="0"/>
            <w:sz w:val="20"/>
            <w:sz w:val="20"/>
            <w:szCs w:val="20"/>
            <w:vertAlign w:val="baseline"/>
          </w:rPr>
          <w:t>is</w:t>
        </w:r>
      </w:ins>
      <w:r>
        <w:rPr>
          <w:rFonts w:cs="Times New Roman"/>
          <w:b w:val="false"/>
          <w:bCs w:val="false"/>
          <w:position w:val="0"/>
          <w:sz w:val="20"/>
          <w:sz w:val="20"/>
          <w:szCs w:val="20"/>
          <w:vertAlign w:val="baseline"/>
          <w:rPrChange w:id="0" w:author="Unknown Author" w:date="2019-06-18T15:32:00Z"/>
        </w:rPr>
        <w:t xml:space="preserve"> biological albedo feedback and that its omission from predictive models leads to the systematic underestimation of Greenland’s future sea level contribution, especially because both the bare</w:t>
      </w:r>
      <w:del w:id="181" w:author="Unknown Author" w:date="2019-06-12T15:04:00Z">
        <w:r>
          <w:rPr>
            <w:rFonts w:cs="Times New Roman"/>
            <w:b w:val="false"/>
            <w:bCs w:val="false"/>
            <w:position w:val="0"/>
            <w:sz w:val="20"/>
            <w:sz w:val="20"/>
            <w:szCs w:val="20"/>
            <w:vertAlign w:val="baseline"/>
          </w:rPr>
          <w:delText xml:space="preserve"> </w:delText>
        </w:r>
      </w:del>
      <w:ins w:id="182" w:author="Unknown Author" w:date="2019-06-12T15:04:00Z">
        <w:r>
          <w:rPr>
            <w:rFonts w:cs="Times New Roman"/>
            <w:b w:val="false"/>
            <w:bCs w:val="false"/>
            <w:position w:val="0"/>
            <w:sz w:val="20"/>
            <w:sz w:val="20"/>
            <w:szCs w:val="20"/>
            <w:vertAlign w:val="baseline"/>
          </w:rPr>
          <w:t>-</w:t>
        </w:r>
      </w:ins>
      <w:r>
        <w:rPr>
          <w:rFonts w:cs="Times New Roman"/>
          <w:b w:val="false"/>
          <w:bCs w:val="false"/>
          <w:position w:val="0"/>
          <w:sz w:val="20"/>
          <w:sz w:val="20"/>
          <w:szCs w:val="20"/>
          <w:vertAlign w:val="baseline"/>
          <w:rPrChange w:id="0" w:author="Unknown Author" w:date="2019-06-18T15:32:00Z"/>
        </w:rPr>
        <w:t>ice zones available for algal colonization and the length of the active growth season are set to expand in the future.</w:t>
      </w:r>
    </w:p>
    <w:p>
      <w:pPr>
        <w:pStyle w:val="Heading1"/>
        <w:numPr>
          <w:ilvl w:val="0"/>
          <w:numId w:val="2"/>
        </w:numPr>
        <w:spacing w:lineRule="auto" w:line="360"/>
        <w:rPr>
          <w:rFonts w:ascii="Times New Roman" w:hAnsi="Times New Roman"/>
        </w:rPr>
      </w:pPr>
      <w:r>
        <w:rPr>
          <w:rPrChange w:id="0" w:author="Unknown Author" w:date="2019-06-18T15:32:00Z"/>
        </w:rPr>
        <w:t>1 Introduction</w:t>
      </w:r>
    </w:p>
    <w:p>
      <w:pPr>
        <w:pStyle w:val="Normal"/>
        <w:spacing w:lineRule="auto" w:line="360"/>
        <w:rPr/>
      </w:pPr>
      <w:r>
        <w:rPr>
          <w:rFonts w:cs="Times New Roman"/>
          <w:sz w:val="20"/>
          <w:szCs w:val="20"/>
          <w:rPrChange w:id="0" w:author="Unknown Author" w:date="2019-06-18T15:32:00Z"/>
        </w:rPr>
        <w:t>Mass loss from the Greenland Ice Sheet (GrIS) has increased over the past two decades (Shepherd et al., 2012; Hanna et al., 2013) and is the largest single contributor to cryospheric sea level rise, adding 37% or 0.69 mm yr</w:t>
      </w:r>
      <w:r>
        <w:rPr>
          <w:rFonts w:cs="Times New Roman"/>
          <w:sz w:val="20"/>
          <w:szCs w:val="20"/>
          <w:vertAlign w:val="superscript"/>
          <w:rPrChange w:id="0" w:author="Unknown Author" w:date="2019-06-18T15:32:00Z"/>
        </w:rPr>
        <w:t xml:space="preserve">-1 </w:t>
      </w:r>
      <w:r>
        <w:rPr>
          <w:rFonts w:cs="Times New Roman"/>
          <w:sz w:val="20"/>
          <w:szCs w:val="20"/>
          <w:rPrChange w:id="0" w:author="Unknown Author" w:date="2019-06-18T15:32:00Z"/>
        </w:rPr>
        <w:t>between 2012-2016 (Bamber et al., 2018). This is due to enhanced surface melting (Ngheim et al., 2012) that exceeds calving losses at the ice</w:t>
      </w:r>
      <w:ins w:id="188" w:author="Unknown Author" w:date="2019-06-12T15:06:00Z">
        <w:r>
          <w:rPr>
            <w:rFonts w:cs="Times New Roman"/>
            <w:sz w:val="20"/>
            <w:szCs w:val="20"/>
          </w:rPr>
          <w:t>-</w:t>
        </w:r>
      </w:ins>
      <w:del w:id="189" w:author="Unknown Author" w:date="2019-06-12T15:06:00Z">
        <w:r>
          <w:rPr>
            <w:rFonts w:cs="Times New Roman"/>
            <w:sz w:val="20"/>
            <w:szCs w:val="20"/>
          </w:rPr>
          <w:delText xml:space="preserve"> </w:delText>
        </w:r>
      </w:del>
      <w:r>
        <w:rPr>
          <w:rFonts w:cs="Times New Roman"/>
          <w:sz w:val="20"/>
          <w:szCs w:val="20"/>
          <w:rPrChange w:id="0" w:author="Unknown Author" w:date="2019-06-18T15:32:00Z"/>
        </w:rPr>
        <w:t>sheet’s marine-terminating margins (Enderlin et al., 2014; van den Broeke et al., 2016). Surface melting is controlled by net solar radiation, which in turn depends upon the albedo of the ice surface, making albedo a critical factor for modulating ice</w:t>
      </w:r>
      <w:ins w:id="191" w:author="Unknown Author" w:date="2019-06-12T15:07:00Z">
        <w:r>
          <w:rPr>
            <w:rFonts w:cs="Times New Roman"/>
            <w:sz w:val="20"/>
            <w:szCs w:val="20"/>
          </w:rPr>
          <w:t>-</w:t>
        </w:r>
      </w:ins>
      <w:del w:id="192" w:author="Unknown Author" w:date="2019-06-12T15:07:00Z">
        <w:r>
          <w:rPr>
            <w:rFonts w:cs="Times New Roman"/>
            <w:sz w:val="20"/>
            <w:szCs w:val="20"/>
          </w:rPr>
          <w:delText xml:space="preserve"> </w:delText>
        </w:r>
      </w:del>
      <w:r>
        <w:rPr>
          <w:rFonts w:cs="Times New Roman"/>
          <w:sz w:val="20"/>
          <w:szCs w:val="20"/>
          <w:rPrChange w:id="0" w:author="Unknown Author" w:date="2019-06-18T15:32:00Z"/>
        </w:rPr>
        <w:t xml:space="preserve">sheet mass loss (Box et al., 2012; Ryan et al. 2018a). The </w:t>
      </w:r>
      <w:del w:id="194" w:author="Unknown Author" w:date="2019-07-02T13:12:00Z">
        <w:r>
          <w:rPr>
            <w:rFonts w:cs="Times New Roman"/>
            <w:sz w:val="20"/>
            <w:szCs w:val="20"/>
          </w:rPr>
          <w:delText>most profound</w:delText>
        </w:r>
      </w:del>
      <w:ins w:id="195" w:author="Unknown Author" w:date="2019-07-02T13:12:00Z">
        <w:r>
          <w:rPr>
            <w:rFonts w:cs="Times New Roman"/>
            <w:sz w:val="20"/>
            <w:szCs w:val="20"/>
          </w:rPr>
          <w:t>largest</w:t>
        </w:r>
      </w:ins>
      <w:r>
        <w:rPr>
          <w:rFonts w:cs="Times New Roman"/>
          <w:sz w:val="20"/>
          <w:szCs w:val="20"/>
          <w:rPrChange w:id="0" w:author="Unknown Author" w:date="2019-06-18T15:32:00Z"/>
        </w:rPr>
        <w:t xml:space="preserve"> shift in albedo occurs when the winter snow retreats to expose bare glacier ice. However, there are several linked mechanisms that then </w:t>
      </w:r>
      <w:del w:id="197" w:author="Unknown Author" w:date="2019-07-02T13:12:00Z">
        <w:r>
          <w:rPr>
            <w:rFonts w:cs="Times New Roman"/>
            <w:sz w:val="20"/>
            <w:szCs w:val="20"/>
          </w:rPr>
          <w:delText>modulate</w:delText>
        </w:r>
      </w:del>
      <w:ins w:id="198" w:author="Unknown Author" w:date="2019-07-02T13:12:00Z">
        <w:r>
          <w:rPr>
            <w:rFonts w:cs="Times New Roman"/>
            <w:sz w:val="20"/>
            <w:szCs w:val="20"/>
          </w:rPr>
          <w:t>change</w:t>
        </w:r>
      </w:ins>
      <w:r>
        <w:rPr>
          <w:rFonts w:cs="Times New Roman"/>
          <w:sz w:val="20"/>
          <w:szCs w:val="20"/>
          <w:rPrChange w:id="0" w:author="Unknown Author" w:date="2019-06-18T15:32:00Z"/>
        </w:rPr>
        <w:t xml:space="preserve"> the albedo of the exposed ice and determine its rate of melting, including meltwater accumulation, ice surface weathering and the accumulation of light</w:t>
      </w:r>
      <w:ins w:id="200" w:author="Unknown Author" w:date="2019-06-12T15:02:00Z">
        <w:r>
          <w:rPr>
            <w:rFonts w:cs="Times New Roman"/>
            <w:sz w:val="20"/>
            <w:szCs w:val="20"/>
          </w:rPr>
          <w:t>-</w:t>
        </w:r>
      </w:ins>
      <w:del w:id="201" w:author="Unknown Author" w:date="2019-06-12T15:02:00Z">
        <w:r>
          <w:rPr>
            <w:rFonts w:cs="Times New Roman"/>
            <w:sz w:val="20"/>
            <w:szCs w:val="20"/>
          </w:rPr>
          <w:delText xml:space="preserve"> </w:delText>
        </w:r>
      </w:del>
      <w:r>
        <w:rPr>
          <w:rFonts w:cs="Times New Roman"/>
          <w:sz w:val="20"/>
          <w:szCs w:val="20"/>
          <w:rPrChange w:id="0" w:author="Unknown Author" w:date="2019-06-18T15:32:00Z"/>
        </w:rPr>
        <w:t xml:space="preserve">absorbing particles (LAPs), such as soot (Flanner et al., 2007) and mineral dust (Skiles et al., 2017). Photosynthetic algae </w:t>
      </w:r>
      <w:del w:id="203" w:author="Unknown Author" w:date="2019-06-18T14:23:00Z">
        <w:r>
          <w:rPr>
            <w:rFonts w:cs="Times New Roman"/>
            <w:sz w:val="20"/>
            <w:szCs w:val="20"/>
          </w:rPr>
          <w:delText>and cyanobacteria</w:delText>
        </w:r>
      </w:del>
      <w:r>
        <w:rPr>
          <w:rFonts w:cs="Times New Roman"/>
          <w:sz w:val="20"/>
          <w:szCs w:val="20"/>
          <w:rPrChange w:id="0" w:author="Unknown Author" w:date="2019-06-18T15:32:00Z"/>
        </w:rPr>
        <w:t xml:space="preserve"> also reduce the albedo of the GrIS (Uetake et al., 2010; Yallop et al., 2012; Stibal et al., 2017; Ryan et al., 2017, 2018b)</w:t>
      </w:r>
      <w:del w:id="205" w:author="Unknown Author" w:date="2019-06-18T14:28:00Z">
        <w:r>
          <w:rPr>
            <w:rFonts w:cs="Times New Roman"/>
            <w:sz w:val="20"/>
            <w:szCs w:val="20"/>
          </w:rPr>
          <w:delText>,</w:delText>
        </w:r>
      </w:del>
      <w:ins w:id="206" w:author="Unknown Author" w:date="2019-06-18T14:28:00Z">
        <w:r>
          <w:rPr>
            <w:rFonts w:cs="Times New Roman"/>
            <w:sz w:val="20"/>
            <w:szCs w:val="20"/>
          </w:rPr>
          <w:t xml:space="preserve">. Despite being </w:t>
        </w:r>
      </w:ins>
      <w:ins w:id="207" w:author="Unknown Author" w:date="2019-06-18T14:28:00Z">
        <w:r>
          <w:rPr>
            <w:rFonts w:cs="Times New Roman"/>
            <w:sz w:val="20"/>
            <w:szCs w:val="20"/>
          </w:rPr>
          <w:t>identified in</w:t>
        </w:r>
      </w:ins>
      <w:ins w:id="208" w:author="Unknown Author" w:date="2019-06-18T14:28:00Z">
        <w:r>
          <w:rPr>
            <w:rFonts w:cs="Times New Roman"/>
            <w:sz w:val="20"/>
            <w:szCs w:val="20"/>
          </w:rPr>
          <w:t xml:space="preserve"> the late 1800’s (Nordenskiöld, 1875)</w:t>
        </w:r>
      </w:ins>
      <w:r>
        <w:rPr>
          <w:rFonts w:cs="Times New Roman"/>
          <w:sz w:val="20"/>
          <w:szCs w:val="20"/>
          <w:rPrChange w:id="0" w:author="Unknown Author" w:date="2019-06-18T15:32:00Z"/>
        </w:rPr>
        <w:t xml:space="preserve"> </w:t>
      </w:r>
      <w:del w:id="210" w:author="Unknown Author" w:date="2019-06-18T14:28:00Z">
        <w:r>
          <w:rPr>
            <w:rFonts w:cs="Times New Roman"/>
            <w:sz w:val="20"/>
            <w:szCs w:val="20"/>
          </w:rPr>
          <w:delText xml:space="preserve">but </w:delText>
        </w:r>
      </w:del>
      <w:r>
        <w:rPr>
          <w:rFonts w:cs="Times New Roman"/>
          <w:sz w:val="20"/>
          <w:szCs w:val="20"/>
          <w:rPrChange w:id="0" w:author="Unknown Author" w:date="2019-06-18T15:32:00Z"/>
        </w:rPr>
        <w:t>their effects have not yet been quantified, mapped or incorporated into any predictive surface mass balance models (Langen et al. 2017; Noel et al., 2017; Fettweis et al. 2017). Hence, biological growth may play an important yet under-appreciated role in the melting of the Greenland Ice Sheet and its contributions to sea level rise (Benning et al., 2014).</w:t>
      </w:r>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 xml:space="preserve">The snow-free surface of the GrIS has a conspicuous dark stripe along </w:t>
      </w:r>
      <w:del w:id="213" w:author="Unknown Author" w:date="2019-07-02T13:14:00Z">
        <w:r>
          <w:rPr>
            <w:rFonts w:cs="Times New Roman"/>
            <w:sz w:val="20"/>
            <w:szCs w:val="20"/>
          </w:rPr>
          <w:delText>the</w:delText>
        </w:r>
      </w:del>
      <w:ins w:id="214" w:author="Unknown Author" w:date="2019-07-02T13:14:00Z">
        <w:r>
          <w:rPr>
            <w:rFonts w:cs="Times New Roman"/>
            <w:sz w:val="20"/>
            <w:szCs w:val="20"/>
          </w:rPr>
          <w:t>its</w:t>
        </w:r>
      </w:ins>
      <w:r>
        <w:rPr>
          <w:rFonts w:cs="Times New Roman"/>
          <w:sz w:val="20"/>
          <w:szCs w:val="20"/>
          <w:rPrChange w:id="0" w:author="Unknown Author" w:date="2019-06-18T15:32:00Z"/>
        </w:rPr>
        <w:t xml:space="preserve"> western margin which expands and contracts seasonally, covering 4 - 10% of the ablating bare</w:t>
      </w:r>
      <w:ins w:id="216" w:author="Unknown Author" w:date="2019-06-12T15:05:00Z">
        <w:r>
          <w:rPr>
            <w:rFonts w:cs="Times New Roman"/>
            <w:sz w:val="20"/>
            <w:szCs w:val="20"/>
          </w:rPr>
          <w:t>-</w:t>
        </w:r>
      </w:ins>
      <w:del w:id="217" w:author="Unknown Author" w:date="2019-06-12T15:05:00Z">
        <w:r>
          <w:rPr>
            <w:rFonts w:cs="Times New Roman"/>
            <w:sz w:val="20"/>
            <w:szCs w:val="20"/>
          </w:rPr>
          <w:delText xml:space="preserve"> </w:delText>
        </w:r>
      </w:del>
      <w:r>
        <w:rPr>
          <w:rFonts w:cs="Times New Roman"/>
          <w:sz w:val="20"/>
          <w:szCs w:val="20"/>
          <w:rPrChange w:id="0" w:author="Unknown Author" w:date="2019-06-18T15:32:00Z"/>
        </w:rPr>
        <w:t>ice area (Shimada et al., 2016). The extent and darkness of this “Dark Zone” may be biologically and/or geologically controlled (Wientjes et al., 2011; 2016; Tedstone et al., 2017; Stibal et al., 2017).</w:t>
      </w:r>
      <w:ins w:id="219" w:author="Unknown Author" w:date="2019-05-10T09:59:00Z">
        <w:r>
          <w:rPr>
            <w:rFonts w:cs="Times New Roman"/>
            <w:sz w:val="20"/>
            <w:szCs w:val="20"/>
          </w:rPr>
          <w:t xml:space="preserve"> </w:t>
        </w:r>
      </w:ins>
      <w:ins w:id="220" w:author="Unknown Author" w:date="2019-05-10T15:38:00Z">
        <w:r>
          <w:rPr>
            <w:rFonts w:cs="Times New Roman"/>
            <w:sz w:val="20"/>
            <w:szCs w:val="20"/>
          </w:rPr>
          <w:t>There is a growing literature demonstrating the albedo-reducing role played by a c</w:t>
        </w:r>
      </w:ins>
      <w:ins w:id="221" w:author="Unknown Author" w:date="2019-05-10T15:39:00Z">
        <w:r>
          <w:rPr>
            <w:rFonts w:cs="Times New Roman"/>
            <w:sz w:val="20"/>
            <w:szCs w:val="20"/>
          </w:rPr>
          <w:t xml:space="preserve">ommunity of algae that grow on glacier ice on the eastern (Lutz et al. 2014) and western (Uetake et al. 2010; Yallop et al. 2012; Stibal et al. 2017; Tedstone et al. 2017; Williamson et al. 2018) GrIS. </w:t>
        </w:r>
      </w:ins>
      <w:r>
        <w:rPr>
          <w:rFonts w:cs="Times New Roman"/>
          <w:sz w:val="20"/>
          <w:szCs w:val="20"/>
          <w:rPrChange w:id="0" w:author="Unknown Author" w:date="2019-06-18T15:32:00Z"/>
        </w:rPr>
        <w:t xml:space="preserve">The algal community on the GrIS is dominated by </w:t>
      </w:r>
      <w:r>
        <w:rPr>
          <w:rFonts w:cs="Times New Roman"/>
          <w:i/>
          <w:sz w:val="20"/>
          <w:szCs w:val="20"/>
          <w:rPrChange w:id="0" w:author="Unknown Author" w:date="2019-06-18T15:32:00Z"/>
        </w:rPr>
        <w:t>Mesotaenium berggrenii,</w:t>
      </w:r>
      <w:r>
        <w:rPr>
          <w:rFonts w:cs="Times New Roman"/>
          <w:sz w:val="20"/>
          <w:szCs w:val="20"/>
          <w:rPrChange w:id="0" w:author="Unknown Author" w:date="2019-06-18T15:32:00Z"/>
        </w:rPr>
        <w:t xml:space="preserve"> and </w:t>
      </w:r>
      <w:r>
        <w:rPr>
          <w:rFonts w:cs="Times New Roman"/>
          <w:i/>
          <w:sz w:val="20"/>
          <w:szCs w:val="20"/>
          <w:rPrChange w:id="0" w:author="Unknown Author" w:date="2019-06-18T15:32:00Z"/>
        </w:rPr>
        <w:t xml:space="preserve">Ancylonema nordenskioldii </w:t>
      </w:r>
      <w:r>
        <w:rPr>
          <w:rFonts w:cs="Times New Roman"/>
          <w:sz w:val="20"/>
          <w:szCs w:val="20"/>
          <w:rPrChange w:id="0" w:author="Unknown Author" w:date="2019-06-18T15:32:00Z"/>
        </w:rPr>
        <w:t>(Yallop et al., 2012; Stibal et al., 2017; Williamson et al., 2018; Lutz et al. 2018</w:t>
      </w:r>
      <w:ins w:id="227" w:author="Unknown Author" w:date="2019-06-05T11:07:00Z">
        <w:r>
          <w:rPr>
            <w:rFonts w:cs="Times New Roman"/>
            <w:sz w:val="20"/>
            <w:szCs w:val="20"/>
          </w:rPr>
          <w:t>; Williamson et al. 2019</w:t>
        </w:r>
      </w:ins>
      <w:r>
        <w:rPr>
          <w:rFonts w:cs="Times New Roman"/>
          <w:sz w:val="20"/>
          <w:szCs w:val="20"/>
          <w:rPrChange w:id="0" w:author="Unknown Author" w:date="2019-06-18T15:32:00Z"/>
        </w:rPr>
        <w:t>)</w:t>
      </w:r>
      <w:ins w:id="229" w:author="Unknown Author" w:date="2019-06-18T14:33:00Z">
        <w:r>
          <w:rPr>
            <w:rFonts w:cs="Times New Roman"/>
            <w:sz w:val="20"/>
            <w:szCs w:val="20"/>
          </w:rPr>
          <w:t>, which are collectively known as “glacier algae” to distinguish them from snow algae and sea-ice-algae</w:t>
        </w:r>
      </w:ins>
      <w:r>
        <w:rPr>
          <w:rFonts w:cs="Times New Roman"/>
          <w:sz w:val="20"/>
          <w:szCs w:val="20"/>
          <w:rPrChange w:id="0" w:author="Unknown Author" w:date="2019-06-18T15:32:00Z"/>
        </w:rPr>
        <w:t>. The presence of these</w:t>
      </w:r>
      <w:ins w:id="231" w:author="Unknown Author" w:date="2019-05-10T10:21:00Z">
        <w:r>
          <w:rPr>
            <w:rFonts w:cs="Times New Roman"/>
            <w:sz w:val="20"/>
            <w:szCs w:val="20"/>
          </w:rPr>
          <w:t xml:space="preserve"> glacier</w:t>
        </w:r>
      </w:ins>
      <w:r>
        <w:rPr>
          <w:rFonts w:cs="Times New Roman"/>
          <w:sz w:val="20"/>
          <w:szCs w:val="20"/>
          <w:rPrChange w:id="0" w:author="Unknown Author" w:date="2019-06-18T15:32:00Z"/>
        </w:rPr>
        <w:t xml:space="preserve"> algae reduces the albedo of the ice surface, mostly due to a brown-purple purpurogallin-like pigment (Williamson et al., 2018; Stibal et al., 2017; Remias et al., 2012). </w:t>
      </w:r>
    </w:p>
    <w:p>
      <w:pPr>
        <w:pStyle w:val="Normal"/>
        <w:spacing w:lineRule="auto" w:line="360"/>
        <w:rPr>
          <w:rFonts w:cs="Times New Roman"/>
          <w:sz w:val="20"/>
          <w:szCs w:val="20"/>
        </w:rPr>
      </w:pPr>
      <w:r>
        <w:rPr>
          <w:rFonts w:cs="Times New Roman"/>
          <w:sz w:val="20"/>
          <w:szCs w:val="20"/>
        </w:rPr>
      </w:r>
    </w:p>
    <w:p>
      <w:pPr>
        <w:pStyle w:val="Normal"/>
        <w:spacing w:lineRule="auto" w:line="360"/>
        <w:rPr/>
      </w:pPr>
      <w:ins w:id="233" w:author="Unknown Author" w:date="2019-05-10T10:06:00Z">
        <w:r>
          <w:rPr>
            <w:rFonts w:cs="Times New Roman"/>
            <w:sz w:val="20"/>
            <w:szCs w:val="20"/>
          </w:rPr>
          <w:t xml:space="preserve">An equivalent albedo reduction due to algae has also been studied on snow. Worldwide, snow algal communities are dominated by unicellular </w:t>
        </w:r>
      </w:ins>
      <w:ins w:id="234" w:author="Unknown Author" w:date="2019-05-10T10:06:00Z">
        <w:r>
          <w:rPr>
            <w:rStyle w:val="Emphasis"/>
            <w:rFonts w:cs="Times New Roman"/>
            <w:sz w:val="20"/>
            <w:szCs w:val="20"/>
          </w:rPr>
          <w:t>Chlamydomonaceae,</w:t>
        </w:r>
      </w:ins>
      <w:ins w:id="235" w:author="Unknown Author" w:date="2019-05-10T10:06:00Z">
        <w:r>
          <w:rPr>
            <w:rFonts w:cs="Times New Roman"/>
            <w:sz w:val="20"/>
            <w:szCs w:val="20"/>
          </w:rPr>
          <w:t xml:space="preserve"> the most abundant of which belong to the collective taxon </w:t>
        </w:r>
      </w:ins>
      <w:ins w:id="236" w:author="Unknown Author" w:date="2019-05-10T10:06:00Z">
        <w:r>
          <w:rPr>
            <w:rStyle w:val="Emphasis"/>
            <w:rFonts w:cs="Times New Roman"/>
            <w:sz w:val="20"/>
            <w:szCs w:val="20"/>
          </w:rPr>
          <w:t xml:space="preserve">Chlamydomonas nivalis </w:t>
        </w:r>
      </w:ins>
      <w:ins w:id="237" w:author="Unknown Author" w:date="2019-05-10T10:06:00Z">
        <w:r>
          <w:rPr>
            <w:rStyle w:val="Emphasis"/>
            <w:rFonts w:cs="Times New Roman"/>
            <w:i w:val="false"/>
            <w:iCs w:val="false"/>
            <w:sz w:val="20"/>
            <w:szCs w:val="20"/>
          </w:rPr>
          <w:t xml:space="preserve">(Leya et al. 2004). These algae </w:t>
        </w:r>
      </w:ins>
      <w:ins w:id="238" w:author="Unknown Author" w:date="2019-05-10T10:06:00Z">
        <w:r>
          <w:rPr>
            <w:rFonts w:cs="Times New Roman"/>
            <w:sz w:val="20"/>
            <w:szCs w:val="20"/>
          </w:rPr>
          <w:t xml:space="preserve">have been shown to be associated with low-albedo snow in Eastern Greenland (Lutz et al. 2014) and to be responsible for 17 % of snowmelt in Alaska (Ganey et al. 2017). </w:t>
        </w:r>
      </w:ins>
      <w:ins w:id="239" w:author="Unknown Author" w:date="2019-05-10T10:20:00Z">
        <w:r>
          <w:rPr>
            <w:rFonts w:cs="Times New Roman"/>
            <w:sz w:val="20"/>
            <w:szCs w:val="20"/>
          </w:rPr>
          <w:t xml:space="preserve">However, for glacier algae, </w:t>
        </w:r>
      </w:ins>
      <w:del w:id="240" w:author="Unknown Author" w:date="2019-05-10T10:20:00Z">
        <w:r>
          <w:rPr>
            <w:rFonts w:cs="Times New Roman"/>
            <w:sz w:val="20"/>
            <w:szCs w:val="20"/>
          </w:rPr>
          <w:delText>Q</w:delText>
        </w:r>
      </w:del>
      <w:ins w:id="241" w:author="Unknown Author" w:date="2019-05-10T10:20:00Z">
        <w:r>
          <w:rPr>
            <w:rFonts w:cs="Times New Roman"/>
            <w:sz w:val="20"/>
            <w:szCs w:val="20"/>
          </w:rPr>
          <w:t>q</w:t>
        </w:r>
      </w:ins>
      <w:r>
        <w:rPr>
          <w:rFonts w:cs="Times New Roman"/>
          <w:sz w:val="20"/>
          <w:szCs w:val="20"/>
          <w:rPrChange w:id="0" w:author="Unknown Author" w:date="2019-06-18T15:32:00Z"/>
        </w:rPr>
        <w:t>uantification of the biological albedo reduction, radiative forcing and melt acceleration has remained elusive due to the difficulty of separating biological from non-biological albedo</w:t>
      </w:r>
      <w:ins w:id="243" w:author="Unknown Author" w:date="2019-06-12T15:01:00Z">
        <w:r>
          <w:rPr>
            <w:rFonts w:cs="Times New Roman"/>
            <w:sz w:val="20"/>
            <w:szCs w:val="20"/>
          </w:rPr>
          <w:t>-</w:t>
        </w:r>
      </w:ins>
      <w:del w:id="244" w:author="Unknown Author" w:date="2019-06-12T15:01:00Z">
        <w:r>
          <w:rPr>
            <w:rFonts w:cs="Times New Roman"/>
            <w:sz w:val="20"/>
            <w:szCs w:val="20"/>
          </w:rPr>
          <w:delText xml:space="preserve"> </w:delText>
        </w:r>
      </w:del>
      <w:r>
        <w:rPr>
          <w:rFonts w:cs="Times New Roman"/>
          <w:sz w:val="20"/>
          <w:szCs w:val="20"/>
          <w:rPrChange w:id="0" w:author="Unknown Author" w:date="2019-06-18T15:32:00Z"/>
        </w:rPr>
        <w:t>reducing processes</w:t>
      </w:r>
      <w:del w:id="246" w:author="Unknown Author" w:date="2019-06-18T14:34:00Z">
        <w:r>
          <w:rPr>
            <w:rFonts w:cs="Times New Roman"/>
            <w:sz w:val="20"/>
            <w:szCs w:val="20"/>
          </w:rPr>
          <w:delText>. Further, there is a need to determine</w:delText>
        </w:r>
      </w:del>
      <w:ins w:id="247" w:author="Unknown Author" w:date="2019-06-18T14:34:00Z">
        <w:r>
          <w:rPr>
            <w:rFonts w:cs="Times New Roman"/>
            <w:sz w:val="20"/>
            <w:szCs w:val="20"/>
          </w:rPr>
          <w:t xml:space="preserve"> and a lack of</w:t>
        </w:r>
      </w:ins>
      <w:r>
        <w:rPr>
          <w:rFonts w:cs="Times New Roman"/>
          <w:sz w:val="20"/>
          <w:szCs w:val="20"/>
          <w:rPrChange w:id="0" w:author="Unknown Author" w:date="2019-06-18T15:32:00Z"/>
        </w:rPr>
        <w:t xml:space="preserve"> diagnostic biosignatures for remote</w:t>
      </w:r>
      <w:ins w:id="249" w:author="Unknown Author" w:date="2019-06-12T15:09:00Z">
        <w:r>
          <w:rPr>
            <w:rFonts w:cs="Times New Roman"/>
            <w:sz w:val="20"/>
            <w:szCs w:val="20"/>
          </w:rPr>
          <w:t>-</w:t>
        </w:r>
      </w:ins>
      <w:del w:id="250" w:author="Unknown Author" w:date="2019-06-12T15:09:00Z">
        <w:r>
          <w:rPr>
            <w:rFonts w:cs="Times New Roman"/>
            <w:sz w:val="20"/>
            <w:szCs w:val="20"/>
          </w:rPr>
          <w:delText xml:space="preserve"> </w:delText>
        </w:r>
      </w:del>
      <w:r>
        <w:rPr>
          <w:rFonts w:cs="Times New Roman"/>
          <w:sz w:val="20"/>
          <w:szCs w:val="20"/>
          <w:rPrChange w:id="0" w:author="Unknown Author" w:date="2019-06-18T15:32:00Z"/>
        </w:rPr>
        <w:t>sensing</w:t>
      </w:r>
      <w:del w:id="252" w:author="Unknown Author" w:date="2019-06-18T14:35:00Z">
        <w:r>
          <w:rPr>
            <w:rFonts w:cs="Times New Roman"/>
            <w:sz w:val="20"/>
            <w:szCs w:val="20"/>
          </w:rPr>
          <w:delText>, which would confirm the presence or absence of ice algal growth across the melting bare</w:delText>
        </w:r>
      </w:del>
      <w:del w:id="253" w:author="Unknown Author" w:date="2019-06-12T15:05:00Z">
        <w:r>
          <w:rPr>
            <w:rFonts w:cs="Times New Roman"/>
            <w:sz w:val="20"/>
            <w:szCs w:val="20"/>
          </w:rPr>
          <w:delText xml:space="preserve"> </w:delText>
        </w:r>
      </w:del>
      <w:del w:id="254" w:author="Unknown Author" w:date="2019-06-18T14:35:00Z">
        <w:r>
          <w:rPr>
            <w:rFonts w:cs="Times New Roman"/>
            <w:sz w:val="20"/>
            <w:szCs w:val="20"/>
          </w:rPr>
          <w:delText>ice areas of the ice</w:delText>
        </w:r>
      </w:del>
      <w:del w:id="255" w:author="Unknown Author" w:date="2019-06-12T15:07:00Z">
        <w:r>
          <w:rPr>
            <w:rFonts w:cs="Times New Roman"/>
            <w:sz w:val="20"/>
            <w:szCs w:val="20"/>
          </w:rPr>
          <w:delText xml:space="preserve"> </w:delText>
        </w:r>
      </w:del>
      <w:del w:id="256" w:author="Unknown Author" w:date="2019-06-18T14:35:00Z">
        <w:r>
          <w:rPr>
            <w:rFonts w:cs="Times New Roman"/>
            <w:sz w:val="20"/>
            <w:szCs w:val="20"/>
          </w:rPr>
          <w:delText>sheet</w:delText>
        </w:r>
      </w:del>
      <w:r>
        <w:rPr>
          <w:rFonts w:cs="Times New Roman"/>
          <w:sz w:val="20"/>
          <w:szCs w:val="20"/>
          <w:rPrChange w:id="0" w:author="Unknown Author" w:date="2019-06-18T15:32:00Z"/>
        </w:rPr>
        <w:t xml:space="preserve">. </w:t>
      </w:r>
      <w:ins w:id="258" w:author="Unknown Author" w:date="2019-05-09T09:05:00Z">
        <w:r>
          <w:rPr>
            <w:rFonts w:cs="Times New Roman"/>
            <w:sz w:val="20"/>
            <w:szCs w:val="20"/>
          </w:rPr>
          <w:t xml:space="preserve">For snow, remote detection has been achieved by measuring the “uniquely biological” chlorophyll absorption feature at 680 nm (Painter et al. 2001), a broader carotenoid absorption feature (Takeuchi et al. 2006),  a normalised difference spectral index (Ganey et al. 2017) </w:t>
        </w:r>
      </w:ins>
      <w:ins w:id="259" w:author="Unknown Author" w:date="2019-05-10T10:11:00Z">
        <w:r>
          <w:rPr>
            <w:rFonts w:cs="Times New Roman"/>
            <w:sz w:val="20"/>
            <w:szCs w:val="20"/>
          </w:rPr>
          <w:t>and</w:t>
        </w:r>
      </w:ins>
      <w:ins w:id="260" w:author="Unknown Author" w:date="2019-05-09T09:06:00Z">
        <w:r>
          <w:rPr>
            <w:rFonts w:cs="Times New Roman"/>
            <w:sz w:val="20"/>
            <w:szCs w:val="20"/>
          </w:rPr>
          <w:t xml:space="preserve"> a spectral unmixing model (Huovinen et al. 2018). However, these signature spectra can be ambiguous for glacier algae due to the presence of the phenolic pigment with a broad range of absorption across the UV and VIS wavelengths that obscures features associated with other pigments in raw reflectance spectra, and is further complicated by the highly variable optics of the underlying ice and mixing of algae with other impurities. </w:t>
        </w:r>
      </w:ins>
    </w:p>
    <w:p>
      <w:pPr>
        <w:pStyle w:val="Normal"/>
        <w:spacing w:lineRule="auto" w:line="360"/>
        <w:rPr>
          <w:rFonts w:cs="Times New Roman"/>
          <w:sz w:val="20"/>
          <w:szCs w:val="20"/>
        </w:rPr>
      </w:pPr>
      <w:r>
        <w:rPr>
          <w:rFonts w:cs="Times New Roman"/>
          <w:sz w:val="20"/>
          <w:szCs w:val="20"/>
        </w:rPr>
      </w:r>
    </w:p>
    <w:p>
      <w:pPr>
        <w:pStyle w:val="Normal"/>
        <w:spacing w:lineRule="auto" w:line="360"/>
        <w:rPr/>
      </w:pPr>
      <w:del w:id="261" w:author="Unknown Author" w:date="2019-05-09T09:08:00Z">
        <w:r>
          <w:rPr>
            <w:rFonts w:cs="Times New Roman"/>
            <w:sz w:val="20"/>
            <w:szCs w:val="20"/>
          </w:rPr>
          <w:delText>U</w:delText>
        </w:r>
      </w:del>
      <w:del w:id="262" w:author="Unknown Author" w:date="2019-05-09T13:55:00Z">
        <w:r>
          <w:rPr>
            <w:rFonts w:cs="Times New Roman"/>
            <w:sz w:val="20"/>
            <w:szCs w:val="20"/>
          </w:rPr>
          <w:delText xml:space="preserve">pscaling of unmanned aerial vehicle (UAV) observations made in a small sector of the Dark Zone to satellite data </w:delText>
        </w:r>
      </w:del>
      <w:del w:id="263" w:author="Unknown Author" w:date="2019-05-09T09:08:00Z">
        <w:r>
          <w:rPr>
            <w:rFonts w:cs="Times New Roman"/>
            <w:sz w:val="20"/>
            <w:szCs w:val="20"/>
          </w:rPr>
          <w:delText>w</w:delText>
        </w:r>
      </w:del>
      <w:del w:id="264" w:author="Unknown Author" w:date="2019-05-09T13:55:00Z">
        <w:r>
          <w:rPr>
            <w:rFonts w:cs="Times New Roman"/>
            <w:sz w:val="20"/>
            <w:szCs w:val="20"/>
          </w:rPr>
          <w:delText xml:space="preserve">as prohibited by a lack of spectral resolution and ground validation (Ryan et al., 2018). </w:delText>
        </w:r>
      </w:del>
      <w:r>
        <w:rPr>
          <w:rFonts w:cs="Times New Roman"/>
          <w:sz w:val="20"/>
          <w:szCs w:val="20"/>
          <w:rPrChange w:id="0" w:author="Unknown Author" w:date="2019-06-18T15:32:00Z"/>
        </w:rPr>
        <w:t>The Dark Zone is of the order 10</w:t>
      </w:r>
      <w:r>
        <w:rPr>
          <w:rFonts w:cs="Times New Roman"/>
          <w:sz w:val="20"/>
          <w:szCs w:val="20"/>
          <w:vertAlign w:val="superscript"/>
          <w:rPrChange w:id="0" w:author="Unknown Author" w:date="2019-06-18T15:32:00Z"/>
        </w:rPr>
        <w:t xml:space="preserve">5 </w:t>
      </w:r>
      <w:r>
        <w:rPr>
          <w:rFonts w:cs="Times New Roman"/>
          <w:sz w:val="20"/>
          <w:szCs w:val="20"/>
          <w:rPrChange w:id="0" w:author="Unknown Author" w:date="2019-06-18T15:32:00Z"/>
        </w:rPr>
        <w:t>km</w:t>
      </w:r>
      <w:r>
        <w:rPr>
          <w:rFonts w:cs="Times New Roman"/>
          <w:sz w:val="20"/>
          <w:szCs w:val="20"/>
          <w:vertAlign w:val="superscript"/>
          <w:rPrChange w:id="0" w:author="Unknown Author" w:date="2019-06-18T15:32:00Z"/>
        </w:rPr>
        <w:t>2</w:t>
      </w:r>
      <w:r>
        <w:rPr>
          <w:rFonts w:cs="Times New Roman"/>
          <w:sz w:val="20"/>
          <w:szCs w:val="20"/>
          <w:rPrChange w:id="0" w:author="Unknown Author" w:date="2019-06-18T15:32:00Z"/>
        </w:rPr>
        <w:t xml:space="preserve"> in extent and is undergoing </w:t>
      </w:r>
      <w:ins w:id="270" w:author="Unknown Author" w:date="2019-07-02T13:15:00Z">
        <w:r>
          <w:rPr>
            <w:rFonts w:cs="Times New Roman"/>
            <w:sz w:val="20"/>
            <w:szCs w:val="20"/>
          </w:rPr>
          <w:t>decadal</w:t>
        </w:r>
      </w:ins>
      <w:del w:id="271" w:author="Unknown Author" w:date="2019-07-02T13:15:00Z">
        <w:r>
          <w:rPr>
            <w:rFonts w:cs="Times New Roman"/>
            <w:sz w:val="20"/>
            <w:szCs w:val="20"/>
          </w:rPr>
          <w:delText>long</w:delText>
        </w:r>
      </w:del>
      <w:del w:id="272" w:author="Unknown Author" w:date="2019-06-12T15:06:00Z">
        <w:r>
          <w:rPr>
            <w:rFonts w:cs="Times New Roman"/>
            <w:sz w:val="20"/>
            <w:szCs w:val="20"/>
          </w:rPr>
          <w:delText xml:space="preserve"> </w:delText>
        </w:r>
      </w:del>
      <w:del w:id="273" w:author="Unknown Author" w:date="2019-07-02T13:15:00Z">
        <w:r>
          <w:rPr>
            <w:rFonts w:cs="Times New Roman"/>
            <w:sz w:val="20"/>
            <w:szCs w:val="20"/>
          </w:rPr>
          <w:delText>term</w:delText>
        </w:r>
      </w:del>
      <w:r>
        <w:rPr>
          <w:rFonts w:cs="Times New Roman"/>
          <w:sz w:val="20"/>
          <w:szCs w:val="20"/>
          <w:rPrChange w:id="0" w:author="Unknown Author" w:date="2019-06-18T15:32:00Z"/>
        </w:rPr>
        <w:t xml:space="preserve"> expansion (Shimada et al., 2016; Tedstone et al., 2017). Quantifying the impact of algal colonization on the Dark Zone is therefore paramount.</w:t>
      </w:r>
      <w:ins w:id="275" w:author="Unknown Author" w:date="2019-05-09T08:48:00Z">
        <w:r>
          <w:rPr>
            <w:rFonts w:cs="Times New Roman"/>
            <w:sz w:val="20"/>
            <w:szCs w:val="20"/>
          </w:rPr>
          <w:t xml:space="preserve"> Upscaling of unmanned aerial vehicle (UAV) observations made in a small sector of the Dark Zone to satellite data has demonstrated that “distributed impurities” including algae exert a primary control on the surface albedo, but isolating the biological effect and upscaling to the regional scale has been prohibited by a lack of spectral resolution and ground validation (Ryan et al., 2018a). Recently, Wang et al. (2019) have applied the vegetation red-edge (difference in reflectance between 673 and 709 nm) to map glacier algae over the south-western GrIS. However, the red-edge is potentially vulnerable to false positives due to red mineral dusts  </w:t>
        </w:r>
      </w:ins>
      <w:ins w:id="276" w:author="Unknown Author" w:date="2019-05-09T08:48:00Z">
        <w:r>
          <w:rPr>
            <w:rFonts w:cs="Times New Roman"/>
            <w:sz w:val="22"/>
            <w:szCs w:val="22"/>
          </w:rPr>
          <w:t>(Seager et al. 2005; Cook et al. 2017b)</w:t>
        </w:r>
      </w:ins>
      <w:ins w:id="277" w:author="Unknown Author" w:date="2019-05-09T08:48:00Z">
        <w:r>
          <w:rPr>
            <w:rFonts w:cs="Times New Roman"/>
            <w:sz w:val="20"/>
            <w:szCs w:val="20"/>
          </w:rPr>
          <w:t xml:space="preserve"> which was not discounted with ground observations in their study.</w:t>
        </w:r>
      </w:ins>
      <w:ins w:id="278" w:author="Unknown Author" w:date="2019-05-20T11:45:00Z">
        <w:r>
          <w:rPr>
            <w:rFonts w:cs="Times New Roman"/>
            <w:sz w:val="20"/>
            <w:szCs w:val="20"/>
          </w:rPr>
          <w:t xml:space="preserve"> Furthermore, their remote-sensing used Sentinel-3 OLCI data at a coarse ground resolution (300 m) </w:t>
        </w:r>
      </w:ins>
      <w:ins w:id="279" w:author="Unknown Author" w:date="2019-05-23T15:42:00Z">
        <w:r>
          <w:rPr>
            <w:rFonts w:cs="Times New Roman"/>
            <w:sz w:val="20"/>
            <w:szCs w:val="20"/>
          </w:rPr>
          <w:t>–</w:t>
        </w:r>
      </w:ins>
      <w:ins w:id="280" w:author="Unknown Author" w:date="2019-05-20T11:45:00Z">
        <w:r>
          <w:rPr>
            <w:rFonts w:cs="Times New Roman"/>
            <w:sz w:val="20"/>
            <w:szCs w:val="20"/>
          </w:rPr>
          <w:t xml:space="preserve"> introducing high uncertainty due to sub-pixel surface heterogeneity - and did not account for the highly variable optics of the underlying ice, meaning there is likely large uncertainty associated with their predictions of cell abundance. Neither of these previous studies quantified the effect of glacier algae effect on albedo or melt at the regional scale.</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 xml:space="preserve">Here, we directly address these issues, </w:t>
      </w:r>
      <w:del w:id="282" w:author="Unknown Author" w:date="2019-06-03T10:42:00Z">
        <w:r>
          <w:rPr>
            <w:rFonts w:cs="Times New Roman"/>
            <w:sz w:val="20"/>
            <w:szCs w:val="20"/>
          </w:rPr>
          <w:delText>resolving</w:delText>
        </w:r>
      </w:del>
      <w:ins w:id="283" w:author="Unknown Author" w:date="2019-06-05T11:10:00Z">
        <w:r>
          <w:rPr>
            <w:rFonts w:cs="Times New Roman"/>
            <w:sz w:val="20"/>
            <w:szCs w:val="20"/>
          </w:rPr>
          <w:t>resolving</w:t>
        </w:r>
      </w:ins>
      <w:r>
        <w:rPr>
          <w:rFonts w:cs="Times New Roman"/>
          <w:sz w:val="20"/>
          <w:szCs w:val="20"/>
          <w:rPrChange w:id="0" w:author="Unknown Author" w:date="2019-06-18T15:32:00Z"/>
        </w:rPr>
        <w:t xml:space="preserve"> a major knowledge gap limiting our ability to forecast ice</w:t>
      </w:r>
      <w:ins w:id="285" w:author="Unknown Author" w:date="2019-06-12T15:07:00Z">
        <w:r>
          <w:rPr>
            <w:rFonts w:cs="Times New Roman"/>
            <w:sz w:val="20"/>
            <w:szCs w:val="20"/>
          </w:rPr>
          <w:t>-</w:t>
        </w:r>
      </w:ins>
      <w:del w:id="286" w:author="Unknown Author" w:date="2019-06-12T15:07:00Z">
        <w:r>
          <w:rPr>
            <w:rFonts w:cs="Times New Roman"/>
            <w:sz w:val="20"/>
            <w:szCs w:val="20"/>
          </w:rPr>
          <w:delText xml:space="preserve"> </w:delText>
        </w:r>
      </w:del>
      <w:r>
        <w:rPr>
          <w:rFonts w:cs="Times New Roman"/>
          <w:sz w:val="20"/>
          <w:szCs w:val="20"/>
          <w:rPrChange w:id="0" w:author="Unknown Author" w:date="2019-06-18T15:32:00Z"/>
        </w:rPr>
        <w:t>sheet melt rates into the future. First, we use spectroscopy to quantify the effect of algae on albedo and radiative forcing in ice. We then use</w:t>
      </w:r>
      <w:ins w:id="288" w:author="Unknown Author" w:date="2019-06-03T10:43:00Z">
        <w:r>
          <w:rPr>
            <w:rFonts w:cs="Times New Roman"/>
            <w:sz w:val="20"/>
            <w:szCs w:val="20"/>
          </w:rPr>
          <w:t xml:space="preserve"> a </w:t>
        </w:r>
      </w:ins>
      <w:ins w:id="289" w:author="Unknown Author" w:date="2019-06-18T14:38:00Z">
        <w:r>
          <w:rPr>
            <w:rFonts w:cs="Times New Roman"/>
            <w:sz w:val="20"/>
            <w:szCs w:val="20"/>
          </w:rPr>
          <w:t>new</w:t>
        </w:r>
      </w:ins>
      <w:r>
        <w:rPr>
          <w:rFonts w:cs="Times New Roman"/>
          <w:sz w:val="20"/>
          <w:szCs w:val="20"/>
          <w:rPrChange w:id="0" w:author="Unknown Author" w:date="2019-06-18T15:32:00Z"/>
        </w:rPr>
        <w:t xml:space="preserve"> radiative transfer model</w:t>
      </w:r>
      <w:del w:id="291" w:author="Unknown Author" w:date="2019-06-03T10:43:00Z">
        <w:r>
          <w:rPr>
            <w:rFonts w:cs="Times New Roman"/>
            <w:sz w:val="20"/>
            <w:szCs w:val="20"/>
          </w:rPr>
          <w:delText>ling</w:delText>
        </w:r>
      </w:del>
      <w:r>
        <w:rPr>
          <w:rFonts w:cs="Times New Roman"/>
          <w:sz w:val="20"/>
          <w:szCs w:val="20"/>
          <w:rPrChange w:id="0" w:author="Unknown Author" w:date="2019-06-18T15:32:00Z"/>
        </w:rPr>
        <w:t xml:space="preserve"> to isolate the effects of individual light</w:t>
      </w:r>
      <w:ins w:id="293" w:author="Unknown Author" w:date="2019-06-12T15:02:00Z">
        <w:r>
          <w:rPr>
            <w:rFonts w:cs="Times New Roman"/>
            <w:sz w:val="20"/>
            <w:szCs w:val="20"/>
          </w:rPr>
          <w:t>-</w:t>
        </w:r>
      </w:ins>
      <w:del w:id="294" w:author="Unknown Author" w:date="2019-06-12T15:02:00Z">
        <w:r>
          <w:rPr>
            <w:rFonts w:cs="Times New Roman"/>
            <w:sz w:val="20"/>
            <w:szCs w:val="20"/>
          </w:rPr>
          <w:delText xml:space="preserve"> </w:delText>
        </w:r>
      </w:del>
      <w:r>
        <w:rPr>
          <w:rFonts w:cs="Times New Roman"/>
          <w:sz w:val="20"/>
          <w:szCs w:val="20"/>
          <w:rPrChange w:id="0" w:author="Unknown Author" w:date="2019-06-18T15:32:00Z"/>
        </w:rPr>
        <w:t>absorbing particles on the ice surface for the first time, enabling a comparison between local mineral dust and algae</w:t>
      </w:r>
      <w:ins w:id="296" w:author="Unknown Author" w:date="2019-06-20T08:53:00Z">
        <w:r>
          <w:rPr>
            <w:rFonts w:cs="Times New Roman"/>
            <w:sz w:val="20"/>
            <w:szCs w:val="20"/>
          </w:rPr>
          <w:t xml:space="preserve"> and providing the first candidate albedo parameterisation that could enable glacier algae to be incorporated into mass balance mod</w:t>
        </w:r>
      </w:ins>
      <w:ins w:id="297" w:author="Unknown Author" w:date="2019-06-20T08:54:00Z">
        <w:r>
          <w:rPr>
            <w:rFonts w:cs="Times New Roman"/>
            <w:sz w:val="20"/>
            <w:szCs w:val="20"/>
          </w:rPr>
          <w:t>els</w:t>
        </w:r>
      </w:ins>
      <w:r>
        <w:rPr>
          <w:rFonts w:cs="Times New Roman"/>
          <w:sz w:val="20"/>
          <w:szCs w:val="20"/>
          <w:rPrChange w:id="0" w:author="Unknown Author" w:date="2019-06-18T15:32:00Z"/>
        </w:rPr>
        <w:t xml:space="preserve">. To </w:t>
      </w:r>
      <w:del w:id="299" w:author="Unknown Author" w:date="2019-06-18T14:38:00Z">
        <w:r>
          <w:rPr>
            <w:rFonts w:cs="Times New Roman"/>
            <w:sz w:val="20"/>
            <w:szCs w:val="20"/>
          </w:rPr>
          <w:delText>examine</w:delText>
        </w:r>
      </w:del>
      <w:ins w:id="300" w:author="Unknown Author" w:date="2019-06-18T14:38:00Z">
        <w:r>
          <w:rPr>
            <w:rFonts w:cs="Times New Roman"/>
            <w:sz w:val="20"/>
            <w:szCs w:val="20"/>
          </w:rPr>
          <w:t>determine</w:t>
        </w:r>
      </w:ins>
      <w:r>
        <w:rPr>
          <w:rFonts w:cs="Times New Roman"/>
          <w:sz w:val="20"/>
          <w:szCs w:val="20"/>
          <w:rPrChange w:id="0" w:author="Unknown Author" w:date="2019-06-18T15:32:00Z"/>
        </w:rPr>
        <w:t xml:space="preserve"> spatial coverage, we apply a supervised-classification algorithm (random</w:t>
      </w:r>
      <w:ins w:id="302" w:author="Unknown Author" w:date="2019-06-12T18:22:00Z">
        <w:r>
          <w:rPr>
            <w:rFonts w:cs="Times New Roman"/>
            <w:sz w:val="20"/>
            <w:szCs w:val="20"/>
          </w:rPr>
          <w:t>-</w:t>
        </w:r>
      </w:ins>
      <w:del w:id="303" w:author="Unknown Author" w:date="2019-06-12T18:22:00Z">
        <w:r>
          <w:rPr>
            <w:rFonts w:cs="Times New Roman"/>
            <w:sz w:val="20"/>
            <w:szCs w:val="20"/>
          </w:rPr>
          <w:delText xml:space="preserve"> </w:delText>
        </w:r>
      </w:del>
      <w:r>
        <w:rPr>
          <w:rFonts w:cs="Times New Roman"/>
          <w:sz w:val="20"/>
          <w:szCs w:val="20"/>
          <w:rPrChange w:id="0" w:author="Unknown Author" w:date="2019-06-18T15:32:00Z"/>
        </w:rPr>
        <w:t xml:space="preserve">forest) to map </w:t>
      </w:r>
      <w:ins w:id="305" w:author="Unknown Author" w:date="2019-07-02T08:57:00Z">
        <w:r>
          <w:rPr>
            <w:rFonts w:cs="Times New Roman"/>
            <w:sz w:val="20"/>
            <w:szCs w:val="20"/>
          </w:rPr>
          <w:t>g</w:t>
        </w:r>
      </w:ins>
      <w:ins w:id="306" w:author="Unknown Author" w:date="2019-07-02T08:58:00Z">
        <w:r>
          <w:rPr>
            <w:rFonts w:cs="Times New Roman"/>
            <w:sz w:val="20"/>
            <w:szCs w:val="20"/>
          </w:rPr>
          <w:t>lacier</w:t>
        </w:r>
      </w:ins>
      <w:del w:id="307" w:author="Unknown Author" w:date="2019-07-02T08:57:00Z">
        <w:r>
          <w:rPr>
            <w:rFonts w:cs="Times New Roman"/>
            <w:sz w:val="20"/>
            <w:szCs w:val="20"/>
          </w:rPr>
          <w:delText>ice</w:delText>
        </w:r>
      </w:del>
      <w:r>
        <w:rPr>
          <w:rFonts w:cs="Times New Roman"/>
          <w:sz w:val="20"/>
          <w:szCs w:val="20"/>
          <w:rPrChange w:id="0" w:author="Unknown Author" w:date="2019-06-18T15:32:00Z"/>
        </w:rPr>
        <w:t xml:space="preserve"> algae in multispectral UAV and satellite data. Runoff modelling informed by our empirical measurements and remote</w:t>
      </w:r>
      <w:ins w:id="309" w:author="Unknown Author" w:date="2019-06-12T15:09:00Z">
        <w:r>
          <w:rPr>
            <w:rFonts w:cs="Times New Roman"/>
            <w:sz w:val="20"/>
            <w:szCs w:val="20"/>
          </w:rPr>
          <w:t>-</w:t>
        </w:r>
      </w:ins>
      <w:del w:id="310" w:author="Unknown Author" w:date="2019-06-12T15:09:00Z">
        <w:r>
          <w:rPr>
            <w:rFonts w:cs="Times New Roman"/>
            <w:sz w:val="20"/>
            <w:szCs w:val="20"/>
          </w:rPr>
          <w:delText xml:space="preserve"> </w:delText>
        </w:r>
      </w:del>
      <w:r>
        <w:rPr>
          <w:rFonts w:cs="Times New Roman"/>
          <w:sz w:val="20"/>
          <w:szCs w:val="20"/>
          <w:rPrChange w:id="0" w:author="Unknown Author" w:date="2019-06-18T15:32:00Z"/>
        </w:rPr>
        <w:t xml:space="preserve">sensing observations enables us to estimate the biological contribution to GrIS runoff for the first time. </w:t>
      </w:r>
    </w:p>
    <w:p>
      <w:pPr>
        <w:pStyle w:val="Heading2"/>
        <w:numPr>
          <w:ilvl w:val="1"/>
          <w:numId w:val="2"/>
        </w:numPr>
        <w:spacing w:lineRule="auto" w:line="360"/>
        <w:rPr>
          <w:rFonts w:ascii="Times New Roman" w:hAnsi="Times New Roman"/>
        </w:rPr>
      </w:pPr>
      <w:r>
        <w:rPr>
          <w:rPrChange w:id="0" w:author="Unknown Author" w:date="2019-06-18T15:32:00Z"/>
        </w:rPr>
        <w:t>2. Field sites and Methods</w:t>
      </w:r>
    </w:p>
    <w:p>
      <w:pPr>
        <w:pStyle w:val="Normal"/>
        <w:spacing w:lineRule="auto" w:line="360"/>
        <w:rPr>
          <w:rFonts w:ascii="Times New Roman" w:hAnsi="Times New Roman"/>
        </w:rPr>
      </w:pPr>
      <w:ins w:id="313" w:author="Unknown Author" w:date="2019-05-20T13:15:00Z">
        <w:r>
          <w:rPr>
            <w:b/>
            <w:bCs/>
          </w:rPr>
          <w:t>2.1 Overview</w:t>
        </w:r>
      </w:ins>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ins w:id="314" w:author="Unknown Author" w:date="2019-06-18T14:38:00Z">
        <w:r>
          <w:rPr/>
          <w:t>In this study we</w:t>
        </w:r>
      </w:ins>
      <w:ins w:id="315" w:author="Unknown Author" w:date="2019-05-20T13:15:00Z">
        <w:r>
          <w:rPr/>
          <w:t xml:space="preserve"> present a suite of empirical, theoretical and remote-sensing data to quantify and map al</w:t>
        </w:r>
      </w:ins>
      <w:ins w:id="316" w:author="Unknown Author" w:date="2019-05-20T13:16:00Z">
        <w:r>
          <w:rPr/>
          <w:t>gal contributions to melting on the south-western GrIS. At our field site we paired spectral reflectance and albedo measurements with removal of surface ice samples for biological and mineralogical analyses</w:t>
        </w:r>
      </w:ins>
      <w:ins w:id="317" w:author="Unknown Author" w:date="2019-05-23T09:40:00Z">
        <w:r>
          <w:rPr/>
          <w:t xml:space="preserve"> in order to quantify the relationship between cell abundance and broadband and spectral albedo</w:t>
        </w:r>
      </w:ins>
      <w:ins w:id="318" w:author="Unknown Author" w:date="2019-05-20T13:17:00Z">
        <w:r>
          <w:rPr/>
          <w:t>. Laboratory measurements of the imaginary part of the refractive index of the local mineral dusts and the purpurogallin-type phenolic compound that dominate</w:t>
        </w:r>
      </w:ins>
      <w:ins w:id="319" w:author="Unknown Author" w:date="2019-05-20T13:18:00Z">
        <w:r>
          <w:rPr/>
          <w:t>s absorption in the local glacier algae enabled a radiative transfer model to be developed and the albedo effects of each impurity examined in isolation and compared. At the same time, we also undertook a sensitivity study with other bulk dust optical properties from previous literature to further test the potential role of mineral dusts in darkening the ice surface. Furthermore, by combining albedo measurements with incoming irradiance spectra and measurements of local melt rates, we were able to estimate the radiative forcing and the proportion of melting that could be attributed to algae in areas of high and low algal biomass (H</w:t>
        </w:r>
      </w:ins>
      <w:ins w:id="320" w:author="Unknown Author" w:date="2019-05-20T13:18:00Z">
        <w:r>
          <w:rPr>
            <w:vertAlign w:val="subscript"/>
          </w:rPr>
          <w:t>bio</w:t>
        </w:r>
      </w:ins>
      <w:ins w:id="321" w:author="Unknown Author" w:date="2019-05-20T13:18:00Z">
        <w:r>
          <w:rPr/>
          <w:t xml:space="preserve"> and L</w:t>
        </w:r>
      </w:ins>
      <w:ins w:id="322" w:author="Unknown Author" w:date="2019-05-20T13:18:00Z">
        <w:r>
          <w:rPr>
            <w:vertAlign w:val="subscript"/>
          </w:rPr>
          <w:t>bio</w:t>
        </w:r>
      </w:ins>
      <w:ins w:id="323" w:author="Unknown Author" w:date="2019-05-20T13:18:00Z">
        <w:r>
          <w:rPr/>
          <w:t>). At our field site we made UAV flights with a multispectral camera</w:t>
        </w:r>
      </w:ins>
      <w:ins w:id="324" w:author="Unknown Author" w:date="2019-05-23T09:42:00Z">
        <w:r>
          <w:rPr/>
          <w:t xml:space="preserve"> in order to map algal coverage at high</w:t>
        </w:r>
      </w:ins>
      <w:ins w:id="325" w:author="Unknown Author" w:date="2019-05-20T13:19:00Z">
        <w:r>
          <w:rPr/>
          <w:t xml:space="preserve"> spatial resolution. We achieved this by reducing our hyperspectral reflectance measurements down to only those wavelengths that were also measured by the multispectral camera and then used those data to train a random-forest (RF) algorithm to classify the ice surface into discrete categories including H</w:t>
        </w:r>
      </w:ins>
      <w:ins w:id="326" w:author="Unknown Author" w:date="2019-05-20T13:19:00Z">
        <w:r>
          <w:rPr>
            <w:vertAlign w:val="subscript"/>
          </w:rPr>
          <w:t>bio</w:t>
        </w:r>
      </w:ins>
      <w:ins w:id="327" w:author="Unknown Author" w:date="2019-05-20T13:19:00Z">
        <w:r>
          <w:rPr/>
          <w:t xml:space="preserve"> and L</w:t>
        </w:r>
      </w:ins>
      <w:ins w:id="328" w:author="Unknown Author" w:date="2019-05-20T13:19:00Z">
        <w:r>
          <w:rPr>
            <w:vertAlign w:val="subscript"/>
          </w:rPr>
          <w:t>bio</w:t>
        </w:r>
      </w:ins>
      <w:ins w:id="329" w:author="Unknown Author" w:date="2019-05-20T13:24:00Z">
        <w:r>
          <w:rPr>
            <w:vertAlign w:val="subscript"/>
          </w:rPr>
          <w:t xml:space="preserve">. </w:t>
        </w:r>
      </w:ins>
      <w:ins w:id="330" w:author="Unknown Author" w:date="2019-05-20T13:24:00Z">
        <w:r>
          <w:rPr/>
          <w:t xml:space="preserve">This enabled estimates of algal coverage in a 200 x 200m area at our field site. We then retrained our classifier using the nine wavelengths detected by Sentinel-2 and used this to </w:t>
        </w:r>
      </w:ins>
      <w:ins w:id="331" w:author="Unknown Author" w:date="2019-05-20T13:25:00Z">
        <w:r>
          <w:rPr/>
          <w:t>upscale further within the south-western region of the GrIS using Sentinel-2 imagery.</w:t>
        </w:r>
      </w:ins>
      <w:ins w:id="332" w:author="Unknown Author" w:date="2019-05-20T13:26:00Z">
        <w:r>
          <w:rPr/>
          <w:t xml:space="preserve"> With these estimates of algal coverage from our remote-sensing imagery and calculations of the proportion of melting attributed to algae from our field data, we were able to estimate runoff attributed to algae </w:t>
        </w:r>
      </w:ins>
      <w:ins w:id="333" w:author="Unknown Author" w:date="2019-05-20T13:27:00Z">
        <w:r>
          <w:rPr/>
          <w:t>using van As et al.’s (2017) runoff model. The details of each stage of our methodology are provided in the following sections 2.2 – 2.10.</w:t>
        </w:r>
      </w:ins>
    </w:p>
    <w:p>
      <w:pPr>
        <w:pStyle w:val="Normal"/>
        <w:spacing w:lineRule="auto" w:line="360"/>
        <w:rPr>
          <w:rFonts w:ascii="Times New Roman" w:hAnsi="Times New Roman"/>
        </w:rPr>
      </w:pPr>
      <w:r>
        <w:rPr/>
      </w:r>
    </w:p>
    <w:p>
      <w:pPr>
        <w:pStyle w:val="Normal"/>
        <w:spacing w:lineRule="auto" w:line="360"/>
        <w:rPr>
          <w:b/>
          <w:b/>
          <w:bCs/>
          <w:del w:id="335" w:author="Unknown Author" w:date="2019-06-03T09:30:00Z"/>
        </w:rPr>
      </w:pPr>
      <w:del w:id="334" w:author="Unknown Author" w:date="2019-06-03T09:30:00Z">
        <w:r>
          <w:rPr/>
        </w:r>
      </w:del>
    </w:p>
    <w:p>
      <w:pPr>
        <w:pStyle w:val="Normal"/>
        <w:spacing w:lineRule="auto" w:line="360"/>
        <w:rPr/>
      </w:pPr>
      <w:r>
        <w:rPr>
          <w:b/>
          <w:bCs/>
          <w:rPrChange w:id="0" w:author="Unknown Author" w:date="2019-06-18T15:32:00Z"/>
        </w:rPr>
        <w:t>2.</w:t>
      </w:r>
      <w:del w:id="337" w:author="Unknown Author" w:date="2019-05-20T13:23:00Z">
        <w:r>
          <w:rPr>
            <w:b/>
            <w:bCs/>
          </w:rPr>
          <w:delText>1</w:delText>
        </w:r>
      </w:del>
      <w:ins w:id="338" w:author="Unknown Author" w:date="2019-05-20T13:23:00Z">
        <w:r>
          <w:rPr>
            <w:b/>
            <w:bCs/>
          </w:rPr>
          <w:t>2</w:t>
        </w:r>
      </w:ins>
      <w:r>
        <w:rPr>
          <w:b/>
          <w:bCs/>
          <w:rPrChange w:id="0" w:author="Unknown Author" w:date="2019-06-18T15:32:00Z"/>
        </w:rPr>
        <w:t xml:space="preserve"> Field Site</w:t>
      </w:r>
    </w:p>
    <w:p>
      <w:pPr>
        <w:pStyle w:val="Normal"/>
        <w:spacing w:lineRule="auto" w:line="360"/>
        <w:rPr>
          <w:rFonts w:ascii="Times New Roman" w:hAnsi="Times New Roman" w:cs="Times New Roman"/>
          <w:b/>
          <w:b/>
          <w:bCs/>
          <w:sz w:val="20"/>
          <w:szCs w:val="20"/>
        </w:rPr>
      </w:pPr>
      <w:r>
        <w:rPr>
          <w:rFonts w:cs="Times New Roman"/>
          <w:b/>
          <w:bCs/>
          <w:sz w:val="20"/>
          <w:szCs w:val="20"/>
        </w:rPr>
      </w:r>
    </w:p>
    <w:p>
      <w:pPr>
        <w:pStyle w:val="Normal"/>
        <w:spacing w:lineRule="auto" w:line="360"/>
        <w:rPr>
          <w:rFonts w:cs="Times New Roman"/>
          <w:del w:id="341" w:author="Unknown Author" w:date="2019-06-03T09:30:00Z"/>
          <w:b w:val="false"/>
          <w:b w:val="false"/>
          <w:bCs w:val="false"/>
          <w:sz w:val="20"/>
          <w:szCs w:val="20"/>
        </w:rPr>
      </w:pPr>
      <w:del w:id="340" w:author="Unknown Author" w:date="2019-06-03T09:30:00Z">
        <w:r>
          <w:rPr/>
        </w:r>
      </w:del>
    </w:p>
    <w:p>
      <w:pPr>
        <w:pStyle w:val="Normal"/>
        <w:spacing w:lineRule="auto" w:line="360"/>
        <w:rPr/>
      </w:pPr>
      <w:r>
        <w:rPr>
          <w:rFonts w:cs="Times New Roman"/>
          <w:b w:val="false"/>
          <w:bCs w:val="false"/>
          <w:sz w:val="20"/>
          <w:szCs w:val="20"/>
          <w:rPrChange w:id="0" w:author="Unknown Author" w:date="2019-06-18T15:32:00Z"/>
        </w:rPr>
        <w:t xml:space="preserve">Experiments were carried out at the Black and Bloom Project field site (67.04 N, 49.07 W), near the </w:t>
      </w:r>
      <w:ins w:id="343" w:author="Unknown Author" w:date="2019-06-12T14:36:00Z">
        <w:r>
          <w:rPr>
            <w:rFonts w:cs="Times New Roman"/>
            <w:b w:val="false"/>
            <w:bCs w:val="false"/>
            <w:sz w:val="20"/>
            <w:szCs w:val="20"/>
          </w:rPr>
          <w:t>Institute for Marine and Atmospheric research Utrecht (</w:t>
        </w:r>
      </w:ins>
      <w:r>
        <w:rPr>
          <w:rFonts w:cs="Times New Roman"/>
          <w:b w:val="false"/>
          <w:bCs w:val="false"/>
          <w:sz w:val="20"/>
          <w:szCs w:val="20"/>
          <w:rPrChange w:id="0" w:author="Unknown Author" w:date="2019-06-18T15:32:00Z"/>
        </w:rPr>
        <w:t>IMAU</w:t>
      </w:r>
      <w:ins w:id="345" w:author="Unknown Author" w:date="2019-06-12T14:36:00Z">
        <w:r>
          <w:rPr>
            <w:rFonts w:cs="Times New Roman"/>
            <w:b w:val="false"/>
            <w:bCs w:val="false"/>
            <w:sz w:val="20"/>
            <w:szCs w:val="20"/>
          </w:rPr>
          <w:t>)</w:t>
        </w:r>
      </w:ins>
      <w:r>
        <w:rPr>
          <w:rFonts w:cs="Times New Roman"/>
          <w:b w:val="false"/>
          <w:bCs w:val="false"/>
          <w:sz w:val="20"/>
          <w:szCs w:val="20"/>
          <w:rPrChange w:id="0" w:author="Unknown Author" w:date="2019-06-18T15:32:00Z"/>
        </w:rPr>
        <w:t xml:space="preserve"> Automatic Weather Station ‘S6’ on the </w:t>
      </w:r>
      <w:ins w:id="347" w:author="Unknown Author" w:date="2019-05-15T05:07:00Z">
        <w:r>
          <w:rPr>
            <w:rFonts w:cs="Times New Roman"/>
            <w:b w:val="false"/>
            <w:bCs w:val="false"/>
            <w:sz w:val="20"/>
            <w:szCs w:val="20"/>
          </w:rPr>
          <w:t>south-</w:t>
        </w:r>
      </w:ins>
      <w:r>
        <w:rPr>
          <w:rFonts w:cs="Times New Roman"/>
          <w:b w:val="false"/>
          <w:bCs w:val="false"/>
          <w:sz w:val="20"/>
          <w:szCs w:val="20"/>
          <w:rPrChange w:id="0" w:author="Unknown Author" w:date="2019-06-18T15:32:00Z"/>
        </w:rPr>
        <w:t>western Greenland Ice Sheet between 10 – 22</w:t>
      </w:r>
      <w:r>
        <w:rPr>
          <w:rFonts w:cs="Times New Roman"/>
          <w:b w:val="false"/>
          <w:bCs w:val="false"/>
          <w:sz w:val="20"/>
          <w:szCs w:val="20"/>
          <w:vertAlign w:val="superscript"/>
          <w:rPrChange w:id="0" w:author="Unknown Author" w:date="2019-06-18T15:32:00Z"/>
        </w:rPr>
        <w:t>nd</w:t>
      </w:r>
      <w:r>
        <w:rPr>
          <w:rFonts w:cs="Times New Roman"/>
          <w:b w:val="false"/>
          <w:bCs w:val="false"/>
          <w:sz w:val="20"/>
          <w:szCs w:val="20"/>
          <w:rPrChange w:id="0" w:author="Unknown Author" w:date="2019-06-18T15:32:00Z"/>
        </w:rPr>
        <w:t xml:space="preserve"> July 2017. The field site location is displayed in Fig </w:t>
      </w:r>
      <w:ins w:id="351" w:author="Unknown Author" w:date="2019-05-20T13:15:00Z">
        <w:r>
          <w:rPr>
            <w:rFonts w:cs="Times New Roman"/>
            <w:b w:val="false"/>
            <w:bCs w:val="false"/>
            <w:sz w:val="20"/>
            <w:szCs w:val="20"/>
          </w:rPr>
          <w:t>1</w:t>
        </w:r>
      </w:ins>
      <w:del w:id="352" w:author="Unknown Author" w:date="2019-05-20T13:15:00Z">
        <w:r>
          <w:rPr>
            <w:rFonts w:cs="Times New Roman"/>
            <w:b w:val="false"/>
            <w:bCs w:val="false"/>
            <w:sz w:val="20"/>
            <w:szCs w:val="20"/>
          </w:rPr>
          <w:delText>3C</w:delText>
        </w:r>
      </w:del>
      <w:r>
        <w:rPr>
          <w:rFonts w:cs="Times New Roman"/>
          <w:b w:val="false"/>
          <w:bCs w:val="false"/>
          <w:sz w:val="20"/>
          <w:szCs w:val="20"/>
          <w:rPrChange w:id="0" w:author="Unknown Author" w:date="2019-06-18T15:32:00Z"/>
        </w:rPr>
        <w:t xml:space="preserve">. </w:t>
      </w:r>
      <w:del w:id="354" w:author="Unknown Author" w:date="2019-05-20T11:46:00Z">
        <w:r>
          <w:rPr>
            <w:rFonts w:cs="Times New Roman"/>
            <w:b w:val="false"/>
            <w:bCs w:val="false"/>
            <w:sz w:val="20"/>
            <w:szCs w:val="20"/>
          </w:rPr>
          <w:delText>Some ancillary directional reflectance spectra included in our remote sensing training set for the supervised classification algorithms were obtained between 15-25</w:delText>
        </w:r>
      </w:del>
      <w:del w:id="355" w:author="Unknown Author" w:date="2019-05-20T11:46:00Z">
        <w:r>
          <w:rPr>
            <w:rFonts w:cs="Times New Roman"/>
            <w:b w:val="false"/>
            <w:bCs w:val="false"/>
            <w:sz w:val="20"/>
            <w:szCs w:val="20"/>
            <w:vertAlign w:val="superscript"/>
          </w:rPr>
          <w:delText>th</w:delText>
        </w:r>
      </w:del>
      <w:del w:id="356" w:author="Unknown Author" w:date="2019-05-20T11:46:00Z">
        <w:r>
          <w:rPr>
            <w:rFonts w:cs="Times New Roman"/>
            <w:b w:val="false"/>
            <w:bCs w:val="false"/>
            <w:sz w:val="20"/>
            <w:szCs w:val="20"/>
          </w:rPr>
          <w:delText xml:space="preserve"> July 2016 at the same field site.</w:delText>
        </w:r>
      </w:del>
      <w:ins w:id="357" w:author="Unknown Author" w:date="2019-05-10T16:21:00Z">
        <w:r>
          <w:rPr>
            <w:rFonts w:cs="Times New Roman"/>
            <w:b w:val="false"/>
            <w:bCs w:val="false"/>
            <w:sz w:val="20"/>
            <w:szCs w:val="20"/>
          </w:rPr>
          <w:t>At the field site, we established a 200 x 200 m area for UAV mapping</w:t>
        </w:r>
      </w:ins>
      <w:ins w:id="358" w:author="Unknown Author" w:date="2019-06-03T10:47:00Z">
        <w:r>
          <w:rPr>
            <w:rFonts w:cs="Times New Roman"/>
            <w:b w:val="false"/>
            <w:bCs w:val="false"/>
            <w:sz w:val="20"/>
            <w:szCs w:val="20"/>
          </w:rPr>
          <w:t xml:space="preserve"> (centred on 49</w:t>
        </w:r>
      </w:ins>
      <w:ins w:id="359" w:author="Unknown Author" w:date="2019-06-03T10:47:00Z">
        <w:r>
          <w:rPr>
            <w:rFonts w:eastAsia="Times New Roman" w:cs="Times New Roman"/>
            <w:b w:val="false"/>
            <w:bCs w:val="false"/>
            <w:sz w:val="20"/>
            <w:szCs w:val="20"/>
          </w:rPr>
          <w:t>°</w:t>
        </w:r>
      </w:ins>
      <w:ins w:id="360" w:author="Unknown Author" w:date="2019-06-03T10:47:00Z">
        <w:r>
          <w:rPr>
            <w:rFonts w:cs="Times New Roman"/>
            <w:b w:val="false"/>
            <w:bCs w:val="false"/>
            <w:sz w:val="20"/>
            <w:szCs w:val="20"/>
          </w:rPr>
          <w:t xml:space="preserve"> 21’ 0.50” W, 67</w:t>
        </w:r>
      </w:ins>
      <w:ins w:id="361" w:author="Unknown Author" w:date="2019-06-03T10:47:00Z">
        <w:r>
          <w:rPr>
            <w:rFonts w:eastAsia="Times New Roman" w:cs="Times New Roman"/>
            <w:b w:val="false"/>
            <w:bCs w:val="false"/>
            <w:sz w:val="20"/>
            <w:szCs w:val="20"/>
          </w:rPr>
          <w:t>°</w:t>
        </w:r>
      </w:ins>
      <w:ins w:id="362" w:author="Unknown Author" w:date="2019-06-03T10:47:00Z">
        <w:r>
          <w:rPr>
            <w:rFonts w:cs="Times New Roman"/>
            <w:b w:val="false"/>
            <w:bCs w:val="false"/>
            <w:sz w:val="20"/>
            <w:szCs w:val="20"/>
          </w:rPr>
          <w:t xml:space="preserve"> 4’ 40.42” N)</w:t>
        </w:r>
      </w:ins>
      <w:ins w:id="363" w:author="Unknown Author" w:date="2019-05-10T16:22:00Z">
        <w:r>
          <w:rPr>
            <w:rFonts w:cs="Times New Roman"/>
            <w:b w:val="false"/>
            <w:bCs w:val="false"/>
            <w:sz w:val="20"/>
            <w:szCs w:val="20"/>
          </w:rPr>
          <w:t xml:space="preserve"> where only essential access was allowed (e.g. for placing ground control points, GCPs, for georectifying our UAV images) and sample removal was prohibited. We also delineated an additional adjacent 20 x 200 m area that we referred to as the “sampling strip” in which </w:t>
        </w:r>
      </w:ins>
      <w:ins w:id="364" w:author="Unknown Author" w:date="2019-05-10T16:23:00Z">
        <w:r>
          <w:rPr>
            <w:rFonts w:cs="Times New Roman"/>
            <w:b w:val="false"/>
            <w:bCs w:val="false"/>
            <w:sz w:val="20"/>
            <w:szCs w:val="20"/>
          </w:rPr>
          <w:t>we made spectral reflectance and albedo measurements paired with removal of samples for biological and mineralogical analyses</w:t>
        </w:r>
      </w:ins>
      <w:ins w:id="365" w:author="Unknown Author" w:date="2019-05-10T16:24:00Z">
        <w:r>
          <w:rPr>
            <w:rFonts w:cs="Times New Roman"/>
            <w:b w:val="false"/>
            <w:bCs w:val="false"/>
            <w:sz w:val="20"/>
            <w:szCs w:val="20"/>
          </w:rPr>
          <w:t>, as detailed in the following sections.</w:t>
        </w:r>
      </w:ins>
      <w:ins w:id="366" w:author="Unknown Author" w:date="2019-05-20T13:48:00Z">
        <w:r>
          <w:rPr>
            <w:rFonts w:cs="Times New Roman"/>
            <w:b w:val="false"/>
            <w:bCs w:val="false"/>
            <w:sz w:val="20"/>
            <w:szCs w:val="20"/>
          </w:rPr>
          <w:t xml:space="preserve"> The sampling strip was subdivided into smaller subregions that were then systemat</w:t>
        </w:r>
      </w:ins>
      <w:ins w:id="367" w:author="Unknown Author" w:date="2019-05-20T13:49:00Z">
        <w:r>
          <w:rPr>
            <w:rFonts w:cs="Times New Roman"/>
            <w:b w:val="false"/>
            <w:bCs w:val="false"/>
            <w:sz w:val="20"/>
            <w:szCs w:val="20"/>
          </w:rPr>
          <w:t xml:space="preserve">ically visited each day of our field season. This was necessary because ice surface samples were destructively removed for analysis and this method ensured that each area visited had not been disturbed by our presence on previous days. Within each sub-area we visited random points, although on many occasions the precise location was adjusted by up to 1 m in any direction </w:t>
        </w:r>
      </w:ins>
      <w:ins w:id="368" w:author="Unknown Author" w:date="2019-05-20T13:50:00Z">
        <w:r>
          <w:rPr>
            <w:rFonts w:cs="Times New Roman"/>
            <w:b w:val="false"/>
            <w:bCs w:val="false"/>
            <w:sz w:val="20"/>
            <w:szCs w:val="20"/>
          </w:rPr>
          <w:t xml:space="preserve">to ensure that the </w:t>
        </w:r>
      </w:ins>
      <w:ins w:id="369" w:author="Unknown Author" w:date="2019-05-20T13:50:00Z">
        <w:r>
          <w:rPr>
            <w:rFonts w:eastAsia="Times New Roman" w:cs="Times New Roman"/>
            <w:b w:val="false"/>
            <w:bCs w:val="false"/>
            <w:iCs/>
            <w:color w:val="00000A"/>
            <w:sz w:val="20"/>
            <w:szCs w:val="20"/>
            <w:lang w:val="en-GB" w:eastAsia="de-DE" w:bidi="ar-SA"/>
          </w:rPr>
          <w:t>our spectrometer viewing area was measuring a homogenous area of a single surface type</w:t>
        </w:r>
      </w:ins>
      <w:ins w:id="370" w:author="Unknown Author" w:date="2019-05-20T13:50:00Z">
        <w:r>
          <w:rPr>
            <w:rFonts w:cs="Times New Roman"/>
            <w:b w:val="false"/>
            <w:bCs w:val="false"/>
            <w:sz w:val="20"/>
            <w:szCs w:val="20"/>
          </w:rPr>
          <w:t>.</w:t>
        </w:r>
      </w:ins>
      <w:ins w:id="371" w:author="Unknown Author" w:date="2019-05-20T13:51:00Z">
        <w:r>
          <w:rPr>
            <w:rFonts w:cs="Times New Roman"/>
            <w:b w:val="false"/>
            <w:bCs w:val="false"/>
            <w:sz w:val="20"/>
            <w:szCs w:val="20"/>
          </w:rPr>
          <w:t xml:space="preserve"> We also occasionally selected sites within the sampling strip to ensure each surface class was sufficiently represented in our </w:t>
        </w:r>
      </w:ins>
      <w:ins w:id="372" w:author="Unknown Author" w:date="2019-05-20T13:52:00Z">
        <w:r>
          <w:rPr>
            <w:rFonts w:cs="Times New Roman"/>
            <w:b w:val="false"/>
            <w:bCs w:val="false"/>
            <w:sz w:val="20"/>
            <w:szCs w:val="20"/>
          </w:rPr>
          <w:t>dataset.</w:t>
        </w:r>
      </w:ins>
      <w:ins w:id="373" w:author="Unknown Author" w:date="2019-05-20T11:46:00Z">
        <w:r>
          <w:rPr>
            <w:rFonts w:cs="Times New Roman"/>
            <w:b w:val="false"/>
            <w:bCs w:val="false"/>
            <w:sz w:val="20"/>
            <w:szCs w:val="20"/>
          </w:rPr>
          <w:t xml:space="preserve"> </w:t>
        </w:r>
      </w:ins>
      <w:ins w:id="374" w:author="Unknown Author" w:date="2019-05-20T11:47:00Z">
        <w:r>
          <w:rPr>
            <w:rFonts w:cs="Times New Roman"/>
            <w:b w:val="false"/>
            <w:bCs w:val="false"/>
            <w:sz w:val="20"/>
            <w:szCs w:val="20"/>
          </w:rPr>
          <w:t>Some ancillary directional reflectance measurements were also made at the same field site between 15 - 25</w:t>
        </w:r>
      </w:ins>
      <w:ins w:id="375" w:author="Unknown Author" w:date="2019-05-20T11:47:00Z">
        <w:r>
          <w:rPr>
            <w:rFonts w:cs="Times New Roman"/>
            <w:b w:val="false"/>
            <w:bCs w:val="false"/>
            <w:sz w:val="20"/>
            <w:szCs w:val="20"/>
            <w:vertAlign w:val="superscript"/>
          </w:rPr>
          <w:t>th</w:t>
        </w:r>
      </w:ins>
      <w:ins w:id="376" w:author="Unknown Author" w:date="2019-05-20T11:47:00Z">
        <w:r>
          <w:rPr>
            <w:rFonts w:cs="Times New Roman"/>
            <w:b w:val="false"/>
            <w:bCs w:val="false"/>
            <w:sz w:val="20"/>
            <w:szCs w:val="20"/>
          </w:rPr>
          <w:t xml:space="preserve"> July 2016 and appended to our training datas</w:t>
        </w:r>
      </w:ins>
      <w:ins w:id="377" w:author="Unknown Author" w:date="2019-05-20T11:48:00Z">
        <w:r>
          <w:rPr>
            <w:rFonts w:cs="Times New Roman"/>
            <w:b w:val="false"/>
            <w:bCs w:val="false"/>
            <w:sz w:val="20"/>
            <w:szCs w:val="20"/>
          </w:rPr>
          <w:t>et for supervised classification (Section 2.8).</w:t>
        </w:r>
      </w:ins>
    </w:p>
    <w:p>
      <w:pPr>
        <w:pStyle w:val="Heading2"/>
        <w:numPr>
          <w:ilvl w:val="1"/>
          <w:numId w:val="2"/>
        </w:numPr>
        <w:spacing w:lineRule="auto" w:line="360"/>
        <w:rPr>
          <w:rFonts w:ascii="Times New Roman" w:hAnsi="Times New Roman"/>
        </w:rPr>
      </w:pPr>
      <w:r>
        <w:rPr>
          <w:rPrChange w:id="0" w:author="Unknown Author" w:date="2019-06-18T15:32:00Z"/>
        </w:rPr>
        <w:t>2.</w:t>
      </w:r>
      <w:del w:id="379" w:author="Unknown Author" w:date="2019-05-21T16:01:00Z">
        <w:r>
          <w:rPr/>
          <w:delText>2</w:delText>
        </w:r>
      </w:del>
      <w:ins w:id="380" w:author="Unknown Author" w:date="2019-05-21T16:01:00Z">
        <w:r>
          <w:rPr/>
          <w:t>3</w:t>
        </w:r>
      </w:ins>
      <w:r>
        <w:rPr>
          <w:rPrChange w:id="0" w:author="Unknown Author" w:date="2019-06-18T15:32:00Z"/>
        </w:rPr>
        <w:t xml:space="preserve"> Field Spectroscopy</w:t>
      </w:r>
    </w:p>
    <w:p>
      <w:pPr>
        <w:pStyle w:val="Normal"/>
        <w:spacing w:lineRule="auto" w:line="360"/>
        <w:rPr>
          <w:rFonts w:ascii="Times New Roman" w:hAnsi="Times New Roman"/>
        </w:rPr>
      </w:pPr>
      <w:ins w:id="382" w:author="Unknown Author" w:date="2019-05-23T09:49:00Z">
        <w:r>
          <w:rPr>
            <w:rFonts w:cs="Times New Roman"/>
            <w:sz w:val="20"/>
            <w:szCs w:val="20"/>
          </w:rPr>
          <w:t xml:space="preserve">At each site in our sampling strip, </w:t>
        </w:r>
      </w:ins>
      <w:del w:id="383" w:author="Unknown Author" w:date="2019-05-23T09:49:00Z">
        <w:r>
          <w:rPr>
            <w:rFonts w:cs="Times New Roman"/>
            <w:sz w:val="20"/>
            <w:szCs w:val="20"/>
          </w:rPr>
          <w:delText>A</w:delText>
        </w:r>
      </w:del>
      <w:ins w:id="384" w:author="Unknown Author" w:date="2019-05-23T09:49:00Z">
        <w:r>
          <w:rPr>
            <w:rFonts w:cs="Times New Roman"/>
            <w:sz w:val="20"/>
            <w:szCs w:val="20"/>
          </w:rPr>
          <w:t>a</w:t>
        </w:r>
      </w:ins>
      <w:r>
        <w:rPr>
          <w:rFonts w:cs="Times New Roman"/>
          <w:sz w:val="20"/>
          <w:szCs w:val="20"/>
          <w:rPrChange w:id="0" w:author="Unknown Author" w:date="2019-06-18T15:32:00Z"/>
        </w:rPr>
        <w:t xml:space="preserve">lbedo was measured using an ASD (Analytical Spectral Devices, Colorado) Field-Spec Pro 3 spectroradiometer with ASD cosine collector. The cosine collector was mounted horizontally on a 1.5 m crossbar levelled on a tripod with a </w:t>
      </w:r>
      <w:del w:id="386" w:author="Unknown Author" w:date="2019-06-03T10:51:00Z">
        <w:r>
          <w:rPr>
            <w:rFonts w:cs="Times New Roman"/>
            <w:sz w:val="20"/>
            <w:szCs w:val="20"/>
          </w:rPr>
          <w:delText xml:space="preserve">constant </w:delText>
        </w:r>
      </w:del>
      <w:r>
        <w:rPr>
          <w:rFonts w:cs="Times New Roman"/>
          <w:sz w:val="20"/>
          <w:szCs w:val="20"/>
          <w:rPrChange w:id="0" w:author="Unknown Author" w:date="2019-06-18T15:32:00Z"/>
        </w:rPr>
        <w:t xml:space="preserve">height </w:t>
      </w:r>
      <w:del w:id="388" w:author="Unknown Author" w:date="2019-06-03T10:51:00Z">
        <w:r>
          <w:rPr>
            <w:rFonts w:cs="Times New Roman"/>
            <w:sz w:val="20"/>
            <w:szCs w:val="20"/>
          </w:rPr>
          <w:delText>of</w:delText>
        </w:r>
      </w:del>
      <w:ins w:id="389" w:author="Unknown Author" w:date="2019-06-03T10:51:00Z">
        <w:r>
          <w:rPr>
            <w:rFonts w:cs="Times New Roman"/>
            <w:sz w:val="20"/>
            <w:szCs w:val="20"/>
          </w:rPr>
          <w:t>between 30</w:t>
        </w:r>
      </w:ins>
      <w:del w:id="390" w:author="Unknown Author" w:date="2019-06-03T10:51:00Z">
        <w:r>
          <w:rPr>
            <w:rFonts w:cs="Times New Roman"/>
            <w:sz w:val="20"/>
            <w:szCs w:val="20"/>
          </w:rPr>
          <w:delText xml:space="preserve"> </w:delText>
        </w:r>
      </w:del>
      <w:ins w:id="391" w:author="Unknown Author" w:date="2019-06-03T10:51:00Z">
        <w:r>
          <w:rPr>
            <w:rFonts w:cs="Times New Roman"/>
            <w:sz w:val="20"/>
            <w:szCs w:val="20"/>
          </w:rPr>
          <w:t xml:space="preserve"> - </w:t>
        </w:r>
      </w:ins>
      <w:r>
        <w:rPr>
          <w:rFonts w:cs="Times New Roman"/>
          <w:sz w:val="20"/>
          <w:szCs w:val="20"/>
          <w:rPrChange w:id="0" w:author="Unknown Author" w:date="2019-06-18T15:32:00Z"/>
        </w:rPr>
        <w:t>50 cm above the ice surface. The cosine collector was positioned over a sample s</w:t>
      </w:r>
      <w:ins w:id="393" w:author="Unknown Author" w:date="2019-05-23T09:50:00Z">
        <w:r>
          <w:rPr>
            <w:rFonts w:cs="Times New Roman"/>
            <w:sz w:val="20"/>
            <w:szCs w:val="20"/>
          </w:rPr>
          <w:t>urface</w:t>
        </w:r>
      </w:ins>
      <w:del w:id="394" w:author="Unknown Author" w:date="2019-05-23T09:50:00Z">
        <w:r>
          <w:rPr>
            <w:rFonts w:cs="Times New Roman"/>
            <w:sz w:val="20"/>
            <w:szCs w:val="20"/>
          </w:rPr>
          <w:delText>ite</w:delText>
        </w:r>
      </w:del>
      <w:r>
        <w:rPr>
          <w:rFonts w:cs="Times New Roman"/>
          <w:sz w:val="20"/>
          <w:szCs w:val="20"/>
          <w:rPrChange w:id="0" w:author="Unknown Author" w:date="2019-06-18T15:32:00Z"/>
        </w:rPr>
        <w:t xml:space="preserve">, connected to the spectroradiometer using an ASD fibre optic, then the spectroradiometer was controlled remotely from a laptop, meaning the operators could move away from the instrument to avoid shading it. Two upwards and two downwards looking measurements were made in </w:t>
      </w:r>
      <w:del w:id="396" w:author="Unknown Author" w:date="2019-05-20T13:55:00Z">
        <w:r>
          <w:rPr>
            <w:rFonts w:cs="Times New Roman"/>
            <w:sz w:val="20"/>
            <w:szCs w:val="20"/>
          </w:rPr>
          <w:delText>a total time period of &lt; 5 minutes at each site</w:delText>
        </w:r>
      </w:del>
      <w:ins w:id="397" w:author="Unknown Author" w:date="2019-05-20T13:55:00Z">
        <w:r>
          <w:rPr>
            <w:rFonts w:cs="Times New Roman"/>
            <w:sz w:val="20"/>
            <w:szCs w:val="20"/>
          </w:rPr>
          <w:t>close succession (~ 2 minutes)</w:t>
        </w:r>
      </w:ins>
      <w:r>
        <w:rPr>
          <w:rFonts w:cs="Times New Roman"/>
          <w:sz w:val="20"/>
          <w:szCs w:val="20"/>
          <w:rPrChange w:id="0" w:author="Unknown Author" w:date="2019-06-18T15:32:00Z"/>
        </w:rPr>
        <w:t xml:space="preserve"> to account for any change in atmospheric conditions</w:t>
      </w:r>
      <w:ins w:id="399" w:author="Unknown Author" w:date="2019-06-12T18:33:00Z">
        <w:r>
          <w:rPr>
            <w:rFonts w:cs="Times New Roman"/>
            <w:sz w:val="20"/>
            <w:szCs w:val="20"/>
          </w:rPr>
          <w:t>,</w:t>
        </w:r>
      </w:ins>
      <w:r>
        <w:rPr>
          <w:rFonts w:cs="Times New Roman"/>
          <w:sz w:val="20"/>
          <w:szCs w:val="20"/>
          <w:rPrChange w:id="0" w:author="Unknown Author" w:date="2019-06-18T15:32:00Z"/>
        </w:rPr>
        <w:t xml:space="preserve"> although the measurements presented were all made during constant conditions of clear skies at solar noon </w:t>
      </w:r>
      <w:del w:id="401" w:author="Unknown Author" w:date="2019-06-03T10:20:00Z">
        <w:r>
          <w:rPr>
            <w:rFonts w:cs="Times New Roman"/>
            <w:sz w:val="20"/>
            <w:szCs w:val="20"/>
          </w:rPr>
          <w:delText>+/-</w:delText>
        </w:r>
      </w:del>
      <w:ins w:id="402" w:author="Unknown Author" w:date="2019-06-03T10:20:00Z">
        <w:r>
          <w:rPr>
            <w:rFonts w:eastAsia="Times New Roman" w:cs="Times New Roman"/>
            <w:sz w:val="20"/>
            <w:szCs w:val="20"/>
          </w:rPr>
          <w:t>±</w:t>
        </w:r>
      </w:ins>
      <w:r>
        <w:rPr>
          <w:rFonts w:cs="Times New Roman"/>
          <w:sz w:val="20"/>
          <w:szCs w:val="20"/>
          <w:rPrChange w:id="0" w:author="Unknown Author" w:date="2019-06-18T15:32:00Z"/>
        </w:rPr>
        <w:t xml:space="preserve"> 1 hour. Each retrieval was the average of &gt; 20 site replicates.</w:t>
      </w:r>
      <w:del w:id="404" w:author="Unknown Author" w:date="2019-06-03T10:52:00Z">
        <w:r>
          <w:rPr>
            <w:rFonts w:cs="Times New Roman"/>
            <w:sz w:val="20"/>
            <w:szCs w:val="20"/>
          </w:rPr>
          <w:delText xml:space="preserve"> The albedo spectra are provided in full along with all environmental and instrument metadata, and the codes used to process the raw data in our data repository.</w:delText>
        </w:r>
      </w:del>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ascii="Times New Roman" w:hAnsi="Times New Roman"/>
        </w:rPr>
      </w:pPr>
      <w:r>
        <w:rPr>
          <w:rFonts w:cs="Times New Roman"/>
          <w:sz w:val="20"/>
          <w:szCs w:val="20"/>
          <w:rPrChange w:id="0" w:author="Unknown Author" w:date="2019-06-18T15:32:00Z"/>
        </w:rPr>
        <w:t>Immediately after making the albedo measurements, the cosine collector was replaced with a</w:t>
      </w:r>
      <w:del w:id="406" w:author="Unknown Author" w:date="2019-05-20T13:56:00Z">
        <w:r>
          <w:rPr>
            <w:rFonts w:cs="Times New Roman"/>
            <w:sz w:val="20"/>
            <w:szCs w:val="20"/>
          </w:rPr>
          <w:delText>n 8</w:delText>
        </w:r>
      </w:del>
      <w:ins w:id="407" w:author="Unknown Author" w:date="2019-05-20T13:56:00Z">
        <w:r>
          <w:rPr>
            <w:rFonts w:cs="Times New Roman"/>
            <w:sz w:val="20"/>
            <w:szCs w:val="20"/>
          </w:rPr>
          <w:t xml:space="preserve"> 10</w:t>
        </w:r>
      </w:ins>
      <w:r>
        <w:rPr>
          <w:rFonts w:cs="Times New Roman"/>
          <w:sz w:val="20"/>
          <w:szCs w:val="20"/>
          <w:rPrChange w:id="0" w:author="Unknown Author" w:date="2019-06-18T15:32:00Z"/>
        </w:rPr>
        <w:t xml:space="preserve"> degree collimating lens, enabling a nadir-view hemispheric conical reflectance factor (HCRF) measurement</w:t>
      </w:r>
      <w:del w:id="409" w:author="Unknown Author" w:date="2019-06-03T10:52:00Z">
        <w:r>
          <w:rPr>
            <w:rFonts w:cs="Times New Roman"/>
            <w:sz w:val="20"/>
            <w:szCs w:val="20"/>
          </w:rPr>
          <w:delText xml:space="preserve"> and an albedo measurement</w:delText>
        </w:r>
      </w:del>
      <w:r>
        <w:rPr>
          <w:rFonts w:cs="Times New Roman"/>
          <w:sz w:val="20"/>
          <w:szCs w:val="20"/>
          <w:rPrChange w:id="0" w:author="Unknown Author" w:date="2019-06-18T15:32:00Z"/>
        </w:rPr>
        <w:t xml:space="preserve"> to be obtained</w:t>
      </w:r>
      <w:del w:id="411" w:author="Unknown Author" w:date="2019-06-03T10:52:00Z">
        <w:r>
          <w:rPr>
            <w:rFonts w:cs="Times New Roman"/>
            <w:sz w:val="20"/>
            <w:szCs w:val="20"/>
          </w:rPr>
          <w:delText xml:space="preserve"> for each sample surface</w:delText>
        </w:r>
      </w:del>
      <w:r>
        <w:rPr>
          <w:rFonts w:cs="Times New Roman"/>
          <w:sz w:val="20"/>
          <w:szCs w:val="20"/>
          <w:rPrChange w:id="0" w:author="Unknown Author" w:date="2019-06-18T15:32:00Z"/>
        </w:rPr>
        <w:t>. The instrument setup and sample surface were identical between each pair of albedo and directional reflectance measurement</w:t>
      </w:r>
      <w:ins w:id="413" w:author="Unknown Author" w:date="2019-05-23T09:51:00Z">
        <w:r>
          <w:rPr>
            <w:rFonts w:cs="Times New Roman"/>
            <w:sz w:val="20"/>
            <w:szCs w:val="20"/>
          </w:rPr>
          <w:t>s</w:t>
        </w:r>
      </w:ins>
      <w:r>
        <w:rPr>
          <w:rFonts w:cs="Times New Roman"/>
          <w:sz w:val="20"/>
          <w:szCs w:val="20"/>
          <w:rPrChange w:id="0" w:author="Unknown Author" w:date="2019-06-18T15:32:00Z"/>
        </w:rPr>
        <w:t xml:space="preserve"> except </w:t>
      </w:r>
      <w:ins w:id="415" w:author="Unknown Author" w:date="2019-05-23T09:52:00Z">
        <w:r>
          <w:rPr>
            <w:rFonts w:cs="Times New Roman"/>
            <w:sz w:val="20"/>
            <w:szCs w:val="20"/>
          </w:rPr>
          <w:t>that the cosine collector was swapped for the collimating lens</w:t>
        </w:r>
      </w:ins>
      <w:del w:id="416" w:author="Unknown Author" w:date="2019-05-23T09:52:00Z">
        <w:r>
          <w:rPr>
            <w:rFonts w:cs="Times New Roman"/>
            <w:sz w:val="20"/>
            <w:szCs w:val="20"/>
          </w:rPr>
          <w:delText>for the viewing footprint</w:delText>
        </w:r>
      </w:del>
      <w:r>
        <w:rPr>
          <w:rFonts w:cs="Times New Roman"/>
          <w:sz w:val="20"/>
          <w:szCs w:val="20"/>
          <w:rPrChange w:id="0" w:author="Unknown Author" w:date="2019-06-18T15:32:00Z"/>
        </w:rPr>
        <w:t xml:space="preserve">. For HCRF measurements the upwards looking measurements were replaced with HCRF measurements of a flat Spectralon panel with the spectroradiometer in reflectance mode. This protocol was followed for every sample surface with both albedo and directional reflectance measurements taking less than 5 minutes. </w:t>
      </w:r>
      <w:del w:id="418" w:author="Unknown Author" w:date="2019-05-23T09:52:00Z">
        <w:r>
          <w:rPr>
            <w:rFonts w:cs="Times New Roman"/>
            <w:sz w:val="20"/>
            <w:szCs w:val="20"/>
          </w:rPr>
          <w:delText xml:space="preserve">The directional reflectance measurements were used for the surface classifications in this paper because they better approximate the measurements made by orbital remote sensing platforms. Albedo measurements were used to estimate radiative forcing because the hemispheric measurement is most appropriate for studying energy balance as it is less affected by scattering anisotropy. </w:delText>
        </w:r>
      </w:del>
      <w:r>
        <w:rPr>
          <w:rFonts w:cs="Times New Roman"/>
          <w:sz w:val="20"/>
          <w:szCs w:val="20"/>
          <w:rPrChange w:id="0" w:author="Unknown Author" w:date="2019-06-18T15:32:00Z"/>
        </w:rPr>
        <w:t>We closely followed the methodology described by Cook et al., (2017b).</w:t>
      </w:r>
      <w:ins w:id="420" w:author="Unknown Author" w:date="2019-05-20T13:58:00Z">
        <w:r>
          <w:rPr>
            <w:rFonts w:cs="Times New Roman"/>
            <w:sz w:val="20"/>
            <w:szCs w:val="20"/>
          </w:rPr>
          <w:t xml:space="preserve"> The reason both measurement types were made is that albedo is the most appropriate measurement for determining the surface energy balance, while the HCRF is closer to the measurements made by aerial remote-sensing and </w:t>
        </w:r>
      </w:ins>
      <w:ins w:id="421" w:author="Unknown Author" w:date="2019-05-20T13:59:00Z">
        <w:r>
          <w:rPr>
            <w:rFonts w:cs="Times New Roman"/>
            <w:sz w:val="20"/>
            <w:szCs w:val="20"/>
          </w:rPr>
          <w:t>less sensitive to stray light reflecting from surfaces other than the homogenous patch directly beneath the sensor. We the</w:t>
        </w:r>
      </w:ins>
      <w:ins w:id="422" w:author="Unknown Author" w:date="2019-05-20T14:00:00Z">
        <w:r>
          <w:rPr>
            <w:rFonts w:cs="Times New Roman"/>
            <w:sz w:val="20"/>
            <w:szCs w:val="20"/>
          </w:rPr>
          <w:t>refore used the albedo for energy balance calculations and the HCRF for remote sensing applications in this study.</w:t>
        </w:r>
      </w:ins>
      <w:ins w:id="423" w:author="Unknown Author" w:date="2019-05-20T14:12:00Z">
        <w:r>
          <w:rPr>
            <w:rFonts w:cs="Times New Roman"/>
            <w:sz w:val="20"/>
            <w:szCs w:val="20"/>
          </w:rPr>
          <w:t xml:space="preserve"> All post-processing and analysis of albedo and HCRF </w:t>
        </w:r>
      </w:ins>
      <w:ins w:id="424" w:author="Unknown Author" w:date="2019-05-20T14:13:00Z">
        <w:r>
          <w:rPr>
            <w:rFonts w:cs="Times New Roman"/>
            <w:sz w:val="20"/>
            <w:szCs w:val="20"/>
          </w:rPr>
          <w:t>measurements were made using bespoke Python scripts that are available in our repository.</w:t>
        </w:r>
      </w:ins>
    </w:p>
    <w:p>
      <w:pPr>
        <w:pStyle w:val="Heading3"/>
        <w:numPr>
          <w:ilvl w:val="2"/>
          <w:numId w:val="2"/>
        </w:numPr>
        <w:spacing w:lineRule="auto" w:line="360"/>
        <w:rPr>
          <w:rFonts w:ascii="Times New Roman" w:hAnsi="Times New Roman"/>
        </w:rPr>
      </w:pPr>
      <w:r>
        <w:rPr>
          <w:rPrChange w:id="0" w:author="Unknown Author" w:date="2019-06-18T15:32:00Z"/>
        </w:rPr>
        <w:t>2.</w:t>
      </w:r>
      <w:del w:id="426" w:author="Unknown Author" w:date="2019-05-21T16:01:00Z">
        <w:r>
          <w:rPr/>
          <w:delText>3</w:delText>
        </w:r>
      </w:del>
      <w:ins w:id="427" w:author="Unknown Author" w:date="2019-05-21T16:01:00Z">
        <w:r>
          <w:rPr/>
          <w:t>4</w:t>
        </w:r>
      </w:ins>
      <w:r>
        <w:rPr>
          <w:rPrChange w:id="0" w:author="Unknown Author" w:date="2019-06-18T15:32:00Z"/>
        </w:rPr>
        <w:t xml:space="preserve"> Biological Measurements</w:t>
      </w:r>
    </w:p>
    <w:p>
      <w:pPr>
        <w:pStyle w:val="Normal"/>
        <w:spacing w:lineRule="auto" w:line="360"/>
        <w:rPr>
          <w:rFonts w:ascii="Times New Roman" w:hAnsi="Times New Roman"/>
        </w:rPr>
      </w:pPr>
      <w:ins w:id="429" w:author="Unknown Author" w:date="2019-05-20T14:10:00Z">
        <w:r>
          <w:rPr>
            <w:rFonts w:cs="Times New Roman"/>
            <w:sz w:val="20"/>
            <w:szCs w:val="20"/>
          </w:rPr>
          <w:t>Immediately f</w:t>
        </w:r>
      </w:ins>
      <w:ins w:id="430" w:author="Unknown Author" w:date="2019-05-20T14:11:00Z">
        <w:r>
          <w:rPr>
            <w:rFonts w:cs="Times New Roman"/>
            <w:sz w:val="20"/>
            <w:szCs w:val="20"/>
          </w:rPr>
          <w:t>ollowing the albedo and HCRF measurements, ice from within the viewing area of the spectrometer was removed</w:t>
        </w:r>
      </w:ins>
      <w:del w:id="431" w:author="Unknown Author" w:date="2019-05-20T14:11:00Z">
        <w:r>
          <w:rPr>
            <w:rFonts w:cs="Times New Roman"/>
            <w:sz w:val="20"/>
            <w:szCs w:val="20"/>
          </w:rPr>
          <w:delText>The sample surfaces were destructively sampled</w:delText>
        </w:r>
      </w:del>
      <w:ins w:id="432" w:author="Unknown Author" w:date="2019-05-20T14:11:00Z">
        <w:r>
          <w:rPr>
            <w:rFonts w:cs="Times New Roman"/>
            <w:sz w:val="20"/>
            <w:szCs w:val="20"/>
          </w:rPr>
          <w:t xml:space="preserve"> using a sterile blade and scooped</w:t>
        </w:r>
      </w:ins>
      <w:r>
        <w:rPr>
          <w:rFonts w:cs="Times New Roman"/>
          <w:sz w:val="20"/>
          <w:szCs w:val="20"/>
          <w:rPrChange w:id="0" w:author="Unknown Author" w:date="2019-06-18T15:32:00Z"/>
        </w:rPr>
        <w:t xml:space="preserve"> into sterile whirlpak bags, melted in the dark and immediately fixed with 3% glute</w:t>
      </w:r>
      <w:bookmarkStart w:id="0" w:name="__DdeLink__1008_197645982"/>
      <w:r>
        <w:rPr>
          <w:rFonts w:cs="Times New Roman"/>
          <w:sz w:val="20"/>
          <w:szCs w:val="20"/>
          <w:rPrChange w:id="0" w:author="Unknown Author" w:date="2019-06-18T15:32:00Z"/>
        </w:rPr>
        <w:t>r</w:t>
      </w:r>
      <w:bookmarkEnd w:id="0"/>
      <w:r>
        <w:rPr>
          <w:rFonts w:cs="Times New Roman"/>
          <w:sz w:val="20"/>
          <w:szCs w:val="20"/>
          <w:rPrChange w:id="0" w:author="Unknown Author" w:date="2019-06-18T15:32:00Z"/>
        </w:rPr>
        <w:t>aldehyde. The samples were then returned to the University of Bristol and University of Sheffield where microscopic analyses were undertaken. Samples were vortexed thoroughly before 20 µL was pipetted into a Fuchs-Rosenthal haemocytometer. The haemocytometer was divided into 4</w:t>
      </w:r>
      <w:ins w:id="436" w:author="Unknown Author" w:date="2019-06-03T10:54:00Z">
        <w:r>
          <w:rPr>
            <w:rFonts w:cs="Times New Roman"/>
            <w:sz w:val="20"/>
            <w:szCs w:val="20"/>
          </w:rPr>
          <w:t xml:space="preserve"> </w:t>
        </w:r>
      </w:ins>
      <w:r>
        <w:rPr>
          <w:rFonts w:cs="Times New Roman"/>
          <w:sz w:val="20"/>
          <w:szCs w:val="20"/>
          <w:rPrChange w:id="0" w:author="Unknown Author" w:date="2019-06-18T15:32:00Z"/>
        </w:rPr>
        <w:t>x</w:t>
      </w:r>
      <w:ins w:id="438" w:author="Unknown Author" w:date="2019-06-03T10:54:00Z">
        <w:r>
          <w:rPr>
            <w:rFonts w:cs="Times New Roman"/>
            <w:sz w:val="20"/>
            <w:szCs w:val="20"/>
          </w:rPr>
          <w:t xml:space="preserve"> </w:t>
        </w:r>
      </w:ins>
      <w:r>
        <w:rPr>
          <w:rFonts w:cs="Times New Roman"/>
          <w:sz w:val="20"/>
          <w:szCs w:val="20"/>
          <w:rPrChange w:id="0" w:author="Unknown Author" w:date="2019-06-18T15:32:00Z"/>
        </w:rPr>
        <w:t>4 image areas. These were used to count a minimum of 300 cells to ensure adequate representation of species diversity (where possible – low abundance samples had as few as one cell per haemocytometer). The volume of each image area was used to calculate cells per mL. Biovolume was determined by measuring the long and short axes of at least ten cells from each species in each sample using the "measure" tool in the GNU Image Manipulation Program (GIMP).</w:t>
      </w:r>
      <w:ins w:id="440" w:author="Unknown Author" w:date="2019-05-10T10:41:00Z">
        <w:r>
          <w:rPr>
            <w:rFonts w:cs="Times New Roman"/>
            <w:sz w:val="20"/>
            <w:szCs w:val="20"/>
          </w:rPr>
          <w:t xml:space="preserve"> The morphology of the cells in the images was used to separate them into two species: </w:t>
        </w:r>
      </w:ins>
      <w:ins w:id="441" w:author="Unknown Author" w:date="2019-05-10T10:41:00Z">
        <w:r>
          <w:rPr>
            <w:rFonts w:cs="Times New Roman"/>
            <w:i/>
            <w:iCs/>
            <w:sz w:val="20"/>
            <w:szCs w:val="20"/>
          </w:rPr>
          <w:t>Mesotaenium bergrenii</w:t>
        </w:r>
      </w:ins>
      <w:ins w:id="442" w:author="Unknown Author" w:date="2019-05-10T10:41:00Z">
        <w:r>
          <w:rPr>
            <w:rFonts w:cs="Times New Roman"/>
            <w:sz w:val="20"/>
            <w:szCs w:val="20"/>
          </w:rPr>
          <w:t xml:space="preserve"> and </w:t>
        </w:r>
      </w:ins>
      <w:ins w:id="443" w:author="Unknown Author" w:date="2019-05-10T10:42:00Z">
        <w:r>
          <w:rPr>
            <w:rFonts w:cs="Times New Roman"/>
            <w:i/>
            <w:iCs/>
            <w:sz w:val="20"/>
            <w:szCs w:val="20"/>
          </w:rPr>
          <w:t>Ancylonema nordenskioldii</w:t>
        </w:r>
      </w:ins>
      <w:ins w:id="444" w:author="Unknown Author" w:date="2019-05-10T10:42:00Z">
        <w:r>
          <w:rPr>
            <w:rFonts w:cs="Times New Roman"/>
            <w:sz w:val="20"/>
            <w:szCs w:val="20"/>
          </w:rPr>
          <w:t>.</w:t>
        </w:r>
      </w:ins>
      <w:r>
        <w:rPr>
          <w:rFonts w:cs="Times New Roman"/>
          <w:sz w:val="20"/>
          <w:szCs w:val="20"/>
          <w:rPrChange w:id="0" w:author="Unknown Author" w:date="2019-06-18T15:32:00Z"/>
        </w:rPr>
        <w:t xml:space="preserve"> These dimensions were then used to calculate the mean volume of each species in each sample, assuming the cells to be circular cylinders (after Hil</w:t>
      </w:r>
      <w:del w:id="446" w:author="Unknown Author" w:date="2019-06-12T14:38:00Z">
        <w:r>
          <w:rPr>
            <w:rFonts w:cs="Times New Roman"/>
            <w:sz w:val="20"/>
            <w:szCs w:val="20"/>
          </w:rPr>
          <w:delText>d</w:delText>
        </w:r>
      </w:del>
      <w:ins w:id="447" w:author="Unknown Author" w:date="2019-06-12T14:38:00Z">
        <w:r>
          <w:rPr>
            <w:rFonts w:cs="Times New Roman"/>
            <w:sz w:val="20"/>
            <w:szCs w:val="20"/>
          </w:rPr>
          <w:t>l</w:t>
        </w:r>
      </w:ins>
      <w:r>
        <w:rPr>
          <w:rFonts w:cs="Times New Roman"/>
          <w:sz w:val="20"/>
          <w:szCs w:val="20"/>
          <w:rPrChange w:id="0" w:author="Unknown Author" w:date="2019-06-18T15:32:00Z"/>
        </w:rPr>
        <w:t>ebrand, 1999 and Williamson et al., 2018). The average volume was multiplied by the number of cells for each species and then summed to provide the total biovolume for each sample.</w:t>
      </w:r>
    </w:p>
    <w:p>
      <w:pPr>
        <w:pStyle w:val="Normal"/>
        <w:spacing w:lineRule="auto" w:line="360"/>
        <w:rPr>
          <w:b/>
          <w:b/>
          <w:bCs/>
          <w:del w:id="450" w:author="Unknown Author" w:date="2019-06-18T14:51:00Z"/>
        </w:rPr>
      </w:pPr>
      <w:del w:id="449" w:author="Unknown Author" w:date="2019-06-18T14:51:00Z">
        <w:r>
          <w:rPr>
            <w:rFonts w:cs="Times New Roman"/>
            <w:sz w:val="20"/>
            <w:szCs w:val="20"/>
          </w:rPr>
        </w:r>
      </w:del>
    </w:p>
    <w:p>
      <w:pPr>
        <w:pStyle w:val="Normal"/>
        <w:spacing w:lineRule="auto" w:line="360"/>
        <w:rPr>
          <w:b/>
          <w:b/>
          <w:bCs/>
          <w:del w:id="454" w:author="Unknown Author" w:date="2019-06-28T11:38:00Z"/>
        </w:rPr>
      </w:pPr>
      <w:del w:id="451" w:author="Unknown Author" w:date="2019-06-09T14:54:00Z">
        <w:r>
          <w:rPr>
            <w:rFonts w:cs="Times New Roman"/>
            <w:b/>
            <w:bCs/>
            <w:sz w:val="20"/>
            <w:szCs w:val="20"/>
          </w:rPr>
          <w:delText>2.</w:delText>
        </w:r>
      </w:del>
      <w:del w:id="452" w:author="Unknown Author" w:date="2019-05-21T16:01:00Z">
        <w:r>
          <w:rPr>
            <w:rFonts w:cs="Times New Roman"/>
            <w:b/>
            <w:bCs/>
            <w:sz w:val="20"/>
            <w:szCs w:val="20"/>
          </w:rPr>
          <w:delText>4</w:delText>
        </w:r>
      </w:del>
      <w:del w:id="453" w:author="Unknown Author" w:date="2019-06-09T14:54:00Z">
        <w:r>
          <w:rPr>
            <w:rFonts w:cs="Times New Roman"/>
            <w:b/>
            <w:bCs/>
            <w:sz w:val="20"/>
            <w:szCs w:val="20"/>
          </w:rPr>
          <w:delText xml:space="preserve"> Mineral dust sample preparation</w:delText>
        </w:r>
      </w:del>
    </w:p>
    <w:p>
      <w:pPr>
        <w:pStyle w:val="Normal"/>
        <w:spacing w:lineRule="auto" w:line="360"/>
        <w:rPr>
          <w:b/>
          <w:b/>
          <w:bCs/>
          <w:del w:id="456" w:author="Unknown Author" w:date="2019-06-24T10:52:00Z"/>
        </w:rPr>
      </w:pPr>
      <w:del w:id="455" w:author="Unknown Author" w:date="2019-06-24T10:52:00Z">
        <w:r>
          <w:rPr>
            <w:rFonts w:cs="Times New Roman"/>
            <w:sz w:val="20"/>
            <w:szCs w:val="20"/>
          </w:rPr>
        </w:r>
      </w:del>
    </w:p>
    <w:p>
      <w:pPr>
        <w:pStyle w:val="Normal"/>
        <w:spacing w:lineRule="auto" w:line="360"/>
        <w:rPr>
          <w:b/>
          <w:b/>
          <w:bCs/>
          <w:del w:id="480" w:author="Unknown Author" w:date="2019-06-28T11:38:00Z"/>
        </w:rPr>
      </w:pPr>
      <w:del w:id="457" w:author="Unknown Author" w:date="2019-05-20T14:16:00Z">
        <w:r>
          <w:rPr>
            <w:rFonts w:cs="Times New Roman"/>
            <w:b/>
            <w:bCs/>
            <w:sz w:val="20"/>
            <w:szCs w:val="20"/>
          </w:rPr>
          <w:delText>H</w:delText>
        </w:r>
      </w:del>
      <w:del w:id="458" w:author="Unknown Author" w:date="2019-06-03T10:59:00Z">
        <w:r>
          <w:rPr>
            <w:rFonts w:cs="Times New Roman"/>
            <w:b/>
            <w:bCs/>
            <w:sz w:val="20"/>
            <w:szCs w:val="20"/>
          </w:rPr>
          <w:delText>igh algal biomass</w:delText>
        </w:r>
      </w:del>
      <w:del w:id="459" w:author="Unknown Author" w:date="2019-06-09T14:54:00Z">
        <w:r>
          <w:rPr>
            <w:rFonts w:cs="Times New Roman"/>
            <w:b/>
            <w:bCs/>
            <w:sz w:val="20"/>
            <w:szCs w:val="20"/>
          </w:rPr>
          <w:delText xml:space="preserve"> ice samples were collected in sterile sample bags and melted at ambient temperatures (5-10</w:delText>
        </w:r>
      </w:del>
      <w:del w:id="460" w:author="Unknown Author" w:date="2019-06-09T14:54:00Z">
        <w:r>
          <w:rPr>
            <w:rFonts w:eastAsia="Symbol" w:cs="Times New Roman"/>
            <w:b/>
            <w:bCs/>
            <w:sz w:val="20"/>
            <w:szCs w:val="20"/>
          </w:rPr>
          <w:delText xml:space="preserve">° </w:delText>
        </w:r>
      </w:del>
      <w:del w:id="461" w:author="Unknown Author" w:date="2019-06-09T14:54:00Z">
        <w:r>
          <w:rPr>
            <w:rFonts w:cs="Times New Roman"/>
            <w:b/>
            <w:bCs/>
            <w:sz w:val="20"/>
            <w:szCs w:val="20"/>
          </w:rPr>
          <w:delText xml:space="preserve">C). The thawed samples were filtered onto glass fiber filters (0.7 </w:delText>
        </w:r>
      </w:del>
      <w:del w:id="462" w:author="Unknown Author" w:date="2019-06-09T14:54:00Z">
        <w:r>
          <w:rPr>
            <w:rFonts w:eastAsia="Symbol" w:cs="Times New Roman"/>
            <w:b/>
            <w:bCs/>
            <w:sz w:val="20"/>
            <w:szCs w:val="20"/>
          </w:rPr>
          <w:delText>µ</w:delText>
        </w:r>
      </w:del>
      <w:del w:id="463" w:author="Unknown Author" w:date="2019-06-09T14:54:00Z">
        <w:r>
          <w:rPr>
            <w:rFonts w:cs="Times New Roman"/>
            <w:b/>
            <w:bCs/>
            <w:sz w:val="20"/>
            <w:szCs w:val="20"/>
          </w:rPr>
          <w:delText>m pore size), from which the solids were removed into a glass jar using a stainless steel spatula. In 50 mL centrifuge tubes, the samples were treated using 30% H</w:delText>
        </w:r>
      </w:del>
      <w:del w:id="464" w:author="Unknown Author" w:date="2019-06-09T14:54:00Z">
        <w:r>
          <w:rPr>
            <w:rFonts w:cs="Times New Roman"/>
            <w:b/>
            <w:bCs/>
            <w:sz w:val="20"/>
            <w:szCs w:val="20"/>
            <w:vertAlign w:val="subscript"/>
          </w:rPr>
          <w:delText>2</w:delText>
        </w:r>
      </w:del>
      <w:del w:id="465" w:author="Unknown Author" w:date="2019-06-09T14:54:00Z">
        <w:r>
          <w:rPr>
            <w:rFonts w:cs="Times New Roman"/>
            <w:b/>
            <w:bCs/>
            <w:sz w:val="20"/>
            <w:szCs w:val="20"/>
          </w:rPr>
          <w:delText>O</w:delText>
        </w:r>
      </w:del>
      <w:del w:id="466" w:author="Unknown Author" w:date="2019-06-09T14:54:00Z">
        <w:r>
          <w:rPr>
            <w:rFonts w:cs="Times New Roman"/>
            <w:b/>
            <w:bCs/>
            <w:sz w:val="20"/>
            <w:szCs w:val="20"/>
            <w:vertAlign w:val="subscript"/>
          </w:rPr>
          <w:delText>2</w:delText>
        </w:r>
      </w:del>
      <w:del w:id="467" w:author="Unknown Author" w:date="2019-06-09T14:54:00Z">
        <w:r>
          <w:rPr>
            <w:rFonts w:cs="Times New Roman"/>
            <w:b/>
            <w:bCs/>
            <w:sz w:val="20"/>
            <w:szCs w:val="20"/>
          </w:rPr>
          <w:delText xml:space="preserve"> (w/w) (Honeywell Fluka™) to remove the organic fraction. The samples (1-2 g) were sonicated (VWR ultrasonic cleaner) in 45 mL of the H</w:delText>
        </w:r>
      </w:del>
      <w:del w:id="468" w:author="Unknown Author" w:date="2019-06-09T14:54:00Z">
        <w:r>
          <w:rPr>
            <w:rFonts w:cs="Times New Roman"/>
            <w:b/>
            <w:bCs/>
            <w:sz w:val="20"/>
            <w:szCs w:val="20"/>
            <w:vertAlign w:val="subscript"/>
          </w:rPr>
          <w:delText>2</w:delText>
        </w:r>
      </w:del>
      <w:del w:id="469" w:author="Unknown Author" w:date="2019-06-09T14:54:00Z">
        <w:r>
          <w:rPr>
            <w:rFonts w:cs="Times New Roman"/>
            <w:b/>
            <w:bCs/>
            <w:sz w:val="20"/>
            <w:szCs w:val="20"/>
          </w:rPr>
          <w:delText>O</w:delText>
        </w:r>
      </w:del>
      <w:del w:id="470" w:author="Unknown Author" w:date="2019-06-09T14:54:00Z">
        <w:r>
          <w:rPr>
            <w:rFonts w:cs="Times New Roman"/>
            <w:b/>
            <w:bCs/>
            <w:sz w:val="20"/>
            <w:szCs w:val="20"/>
            <w:vertAlign w:val="subscript"/>
          </w:rPr>
          <w:delText>2</w:delText>
        </w:r>
      </w:del>
      <w:del w:id="471" w:author="Unknown Author" w:date="2019-06-09T14:54:00Z">
        <w:r>
          <w:rPr>
            <w:rFonts w:cs="Times New Roman"/>
            <w:b/>
            <w:bCs/>
            <w:sz w:val="20"/>
            <w:szCs w:val="20"/>
          </w:rPr>
          <w:delText xml:space="preserve"> treatment for 10 min to disaggregate the material. The samples were left in the H</w:delText>
        </w:r>
      </w:del>
      <w:del w:id="472" w:author="Unknown Author" w:date="2019-06-09T14:54:00Z">
        <w:r>
          <w:rPr>
            <w:rFonts w:cs="Times New Roman"/>
            <w:b/>
            <w:bCs/>
            <w:sz w:val="20"/>
            <w:szCs w:val="20"/>
            <w:vertAlign w:val="subscript"/>
          </w:rPr>
          <w:delText>2</w:delText>
        </w:r>
      </w:del>
      <w:del w:id="473" w:author="Unknown Author" w:date="2019-06-09T14:54:00Z">
        <w:r>
          <w:rPr>
            <w:rFonts w:cs="Times New Roman"/>
            <w:b/>
            <w:bCs/>
            <w:sz w:val="20"/>
            <w:szCs w:val="20"/>
          </w:rPr>
          <w:delText>O</w:delText>
        </w:r>
      </w:del>
      <w:del w:id="474" w:author="Unknown Author" w:date="2019-06-09T14:54:00Z">
        <w:r>
          <w:rPr>
            <w:rFonts w:cs="Times New Roman"/>
            <w:b/>
            <w:bCs/>
            <w:sz w:val="20"/>
            <w:szCs w:val="20"/>
            <w:vertAlign w:val="subscript"/>
          </w:rPr>
          <w:delText>2</w:delText>
        </w:r>
      </w:del>
      <w:del w:id="475" w:author="Unknown Author" w:date="2019-06-09T14:54:00Z">
        <w:r>
          <w:rPr>
            <w:rFonts w:cs="Times New Roman"/>
            <w:b/>
            <w:bCs/>
            <w:sz w:val="20"/>
            <w:szCs w:val="20"/>
          </w:rPr>
          <w:delText xml:space="preserve"> treatment for 48 h, after which they were centrifuged for 10 min at 4000 rpm (Eppendorf centrifuge 5810). The supernatant was removed, and the H</w:delText>
        </w:r>
      </w:del>
      <w:del w:id="476" w:author="Unknown Author" w:date="2019-06-09T14:54:00Z">
        <w:r>
          <w:rPr>
            <w:rFonts w:cs="Times New Roman"/>
            <w:b/>
            <w:bCs/>
            <w:sz w:val="20"/>
            <w:szCs w:val="20"/>
            <w:vertAlign w:val="subscript"/>
          </w:rPr>
          <w:delText>2</w:delText>
        </w:r>
      </w:del>
      <w:del w:id="477" w:author="Unknown Author" w:date="2019-06-09T14:54:00Z">
        <w:r>
          <w:rPr>
            <w:rFonts w:cs="Times New Roman"/>
            <w:b/>
            <w:bCs/>
            <w:sz w:val="20"/>
            <w:szCs w:val="20"/>
          </w:rPr>
          <w:delText>O</w:delText>
        </w:r>
      </w:del>
      <w:del w:id="478" w:author="Unknown Author" w:date="2019-06-09T14:54:00Z">
        <w:r>
          <w:rPr>
            <w:rFonts w:cs="Times New Roman"/>
            <w:b/>
            <w:bCs/>
            <w:sz w:val="20"/>
            <w:szCs w:val="20"/>
            <w:vertAlign w:val="subscript"/>
          </w:rPr>
          <w:delText>2</w:delText>
        </w:r>
      </w:del>
      <w:del w:id="479" w:author="Unknown Author" w:date="2019-06-09T14:54:00Z">
        <w:r>
          <w:rPr>
            <w:rFonts w:cs="Times New Roman"/>
            <w:b/>
            <w:bCs/>
            <w:sz w:val="20"/>
            <w:szCs w:val="20"/>
          </w:rPr>
          <w:delText xml:space="preserve"> solution was replaced. This process was repeated up to ten times until no more organic oxidation was observed. The remaining mineral fraction was washed three times in water (Sartorius arium pro ultrapure water), with centrifugation after each wash.</w:delText>
        </w:r>
      </w:del>
    </w:p>
    <w:p>
      <w:pPr>
        <w:pStyle w:val="Normal"/>
        <w:spacing w:lineRule="auto" w:line="360"/>
        <w:rPr>
          <w:b/>
          <w:b/>
          <w:bCs/>
        </w:rPr>
      </w:pPr>
      <w:r>
        <w:rPr>
          <w:rFonts w:cs="Times New Roman"/>
          <w:sz w:val="20"/>
          <w:szCs w:val="20"/>
        </w:rPr>
      </w:r>
    </w:p>
    <w:p>
      <w:pPr>
        <w:pStyle w:val="Normal"/>
        <w:spacing w:lineRule="auto" w:line="360"/>
        <w:rPr>
          <w:rFonts w:eastAsia="Symbol" w:cs="Times New Roman"/>
          <w:del w:id="493" w:author="Unknown Author" w:date="2019-06-24T10:52:00Z"/>
          <w:b/>
          <w:b/>
          <w:bCs/>
          <w:sz w:val="20"/>
          <w:szCs w:val="20"/>
        </w:rPr>
      </w:pPr>
      <w:del w:id="481" w:author="Unknown Author" w:date="2019-06-09T14:54:00Z">
        <w:r>
          <w:rPr>
            <w:rFonts w:cs="Times New Roman"/>
            <w:sz w:val="20"/>
            <w:szCs w:val="20"/>
          </w:rPr>
          <w:delText>A 5 mg of H</w:delText>
        </w:r>
      </w:del>
      <w:del w:id="482" w:author="Unknown Author" w:date="2019-06-09T14:54:00Z">
        <w:r>
          <w:rPr>
            <w:rFonts w:cs="Times New Roman"/>
            <w:sz w:val="20"/>
            <w:szCs w:val="20"/>
            <w:vertAlign w:val="subscript"/>
          </w:rPr>
          <w:delText>2</w:delText>
        </w:r>
      </w:del>
      <w:del w:id="483" w:author="Unknown Author" w:date="2019-06-09T14:54:00Z">
        <w:r>
          <w:rPr>
            <w:rFonts w:cs="Times New Roman"/>
            <w:sz w:val="20"/>
            <w:szCs w:val="20"/>
          </w:rPr>
          <w:delText>O</w:delText>
        </w:r>
      </w:del>
      <w:del w:id="484" w:author="Unknown Author" w:date="2019-06-09T14:54:00Z">
        <w:r>
          <w:rPr>
            <w:rFonts w:cs="Times New Roman"/>
            <w:sz w:val="20"/>
            <w:szCs w:val="20"/>
            <w:vertAlign w:val="subscript"/>
          </w:rPr>
          <w:delText>2</w:delText>
        </w:r>
      </w:del>
      <w:del w:id="485" w:author="Unknown Author" w:date="2019-06-09T14:54:00Z">
        <w:r>
          <w:rPr>
            <w:rFonts w:cs="Times New Roman"/>
            <w:sz w:val="20"/>
            <w:szCs w:val="20"/>
          </w:rPr>
          <w:delText xml:space="preserve">-treated sample was suspended in 10 mL of ultrapure water. The sample was sonicated to disaggregate the grains. The suspension was dispersed onto a 0.2 </w:delText>
        </w:r>
      </w:del>
      <w:del w:id="486" w:author="Unknown Author" w:date="2019-06-09T14:54:00Z">
        <w:r>
          <w:rPr>
            <w:rFonts w:eastAsia="Symbol" w:cs="Times New Roman"/>
            <w:sz w:val="20"/>
            <w:szCs w:val="20"/>
          </w:rPr>
          <w:delText>µ</w:delText>
        </w:r>
      </w:del>
      <w:del w:id="487" w:author="Unknown Author" w:date="2019-06-09T14:54:00Z">
        <w:r>
          <w:rPr>
            <w:rFonts w:cs="Times New Roman"/>
            <w:sz w:val="20"/>
            <w:szCs w:val="20"/>
          </w:rPr>
          <w:delText xml:space="preserve">m polycarbonate filter (Sartorius Track-Etch Membrane, 0.2 </w:delText>
        </w:r>
      </w:del>
      <w:del w:id="488" w:author="Unknown Author" w:date="2019-06-09T14:54:00Z">
        <w:r>
          <w:rPr>
            <w:rFonts w:eastAsia="Symbol" w:cs="Times New Roman"/>
            <w:sz w:val="20"/>
            <w:szCs w:val="20"/>
          </w:rPr>
          <w:delText>µ</w:delText>
        </w:r>
      </w:del>
      <w:del w:id="489" w:author="Unknown Author" w:date="2019-06-09T14:54:00Z">
        <w:r>
          <w:rPr>
            <w:rFonts w:cs="Times New Roman"/>
            <w:sz w:val="20"/>
            <w:szCs w:val="20"/>
          </w:rPr>
          <w:delText>m). Once dry, a section of each filter was adhered to a stainless steel SEM stub using an adhesive carbon tab. The sample was coated with 8 nm of Ir (Agar high resolution sputter coater). Samples were imaged using a Zeiss Ultra Plus field emission scanning electron microscope (FE-SEM) operated at 20kV. The PSD in each sample was determined by counting all particles in an area of ~1mm</w:delText>
        </w:r>
      </w:del>
      <w:del w:id="490" w:author="Unknown Author" w:date="2019-06-09T14:54:00Z">
        <w:r>
          <w:rPr>
            <w:rFonts w:cs="Times New Roman"/>
            <w:sz w:val="20"/>
            <w:szCs w:val="20"/>
            <w:vertAlign w:val="superscript"/>
          </w:rPr>
          <w:delText>2</w:delText>
        </w:r>
      </w:del>
      <w:del w:id="491" w:author="Unknown Author" w:date="2019-06-09T14:54:00Z">
        <w:r>
          <w:rPr>
            <w:rFonts w:cs="Times New Roman"/>
            <w:sz w:val="20"/>
            <w:szCs w:val="20"/>
          </w:rPr>
          <w:delText xml:space="preserve"> that consisted of images of 100 x 100 and 250 x 250 </w:delText>
        </w:r>
      </w:del>
      <w:del w:id="492" w:author="Unknown Author" w:date="2019-06-09T14:54:00Z">
        <w:r>
          <w:rPr>
            <w:rFonts w:eastAsia="Symbol" w:cs="Times New Roman"/>
            <w:sz w:val="20"/>
            <w:szCs w:val="20"/>
          </w:rPr>
          <w:delText>µm2 areas that were stitched together using SmartStitch software. The particles on the individual and stitched images were counted using ImageJ2 (Rueden et al. 2017). Statistical estimations of the PSD were obtained using OriginPro 8 using a single peak fitting and a Gaussian function on the obtained histograms.</w:delText>
        </w:r>
      </w:del>
    </w:p>
    <w:p>
      <w:pPr>
        <w:pStyle w:val="Normal"/>
        <w:spacing w:lineRule="auto" w:line="360"/>
        <w:rPr/>
      </w:pPr>
      <w:r>
        <w:rPr>
          <w:b/>
          <w:bCs/>
          <w:rPrChange w:id="0" w:author="Unknown Author" w:date="2019-06-18T15:32:00Z"/>
        </w:rPr>
        <w:t>2.</w:t>
      </w:r>
      <w:del w:id="495" w:author="Unknown Author" w:date="2019-05-21T16:01:00Z">
        <w:r>
          <w:rPr>
            <w:b/>
            <w:bCs/>
          </w:rPr>
          <w:delText>5</w:delText>
        </w:r>
      </w:del>
      <w:ins w:id="496" w:author="Unknown Author" w:date="2019-06-09T14:54:00Z">
        <w:r>
          <w:rPr>
            <w:b/>
            <w:bCs/>
          </w:rPr>
          <w:t>5</w:t>
        </w:r>
      </w:ins>
      <w:r>
        <w:rPr>
          <w:b/>
          <w:bCs/>
          <w:rPrChange w:id="0" w:author="Unknown Author" w:date="2019-06-18T15:32:00Z"/>
        </w:rPr>
        <w:t xml:space="preserve"> </w:t>
      </w:r>
      <w:del w:id="498" w:author="Unknown Author" w:date="2019-05-20T15:47:00Z">
        <w:r>
          <w:rPr>
            <w:b/>
            <w:bCs/>
          </w:rPr>
          <w:delText>Optical properties of m</w:delText>
        </w:r>
      </w:del>
      <w:ins w:id="499" w:author="Unknown Author" w:date="2019-05-20T15:47:00Z">
        <w:r>
          <w:rPr>
            <w:b/>
            <w:bCs/>
          </w:rPr>
          <w:t>M</w:t>
        </w:r>
      </w:ins>
      <w:r>
        <w:rPr>
          <w:b/>
          <w:bCs/>
          <w:rPrChange w:id="0" w:author="Unknown Author" w:date="2019-06-18T15:32:00Z"/>
        </w:rPr>
        <w:t xml:space="preserve">ineral </w:t>
      </w:r>
      <w:del w:id="501" w:author="Unknown Author" w:date="2019-05-20T15:48:00Z">
        <w:r>
          <w:rPr>
            <w:b/>
            <w:bCs/>
          </w:rPr>
          <w:delText xml:space="preserve">dust </w:delText>
        </w:r>
      </w:del>
      <w:r>
        <w:rPr>
          <w:b/>
          <w:bCs/>
          <w:rPrChange w:id="0" w:author="Unknown Author" w:date="2019-06-18T15:32:00Z"/>
        </w:rPr>
        <w:t>and alga</w:t>
      </w:r>
      <w:ins w:id="503" w:author="Unknown Author" w:date="2019-05-20T15:47:00Z">
        <w:r>
          <w:rPr>
            <w:b/>
            <w:bCs/>
          </w:rPr>
          <w:t>l optical properties</w:t>
        </w:r>
      </w:ins>
      <w:del w:id="504" w:author="Unknown Author" w:date="2019-05-20T15:47:00Z">
        <w:r>
          <w:rPr>
            <w:b/>
            <w:bCs/>
          </w:rPr>
          <w:delText>e</w:delText>
        </w:r>
      </w:del>
      <w:ins w:id="505" w:author="Unknown Author" w:date="2019-05-20T15:47:00Z">
        <w:r>
          <w:rPr>
            <w:b/>
            <w:bCs/>
          </w:rPr>
          <w:t xml:space="preserve"> and radiative transfer modelling</w:t>
        </w:r>
      </w:ins>
    </w:p>
    <w:p>
      <w:pPr>
        <w:pStyle w:val="Normal"/>
        <w:spacing w:lineRule="auto" w:line="360"/>
        <w:rPr>
          <w:b/>
          <w:b/>
          <w:bCs/>
        </w:rPr>
      </w:pPr>
      <w:r>
        <w:rPr>
          <w:b/>
          <w:bCs/>
        </w:rPr>
      </w:r>
    </w:p>
    <w:p>
      <w:pPr>
        <w:pStyle w:val="Normal"/>
        <w:spacing w:lineRule="auto" w:line="360"/>
        <w:rPr/>
      </w:pPr>
      <w:del w:id="506" w:author="Unknown Author" w:date="2019-06-09T14:54:00Z">
        <w:r>
          <w:rPr>
            <w:rFonts w:cs="Times New Roman"/>
            <w:sz w:val="20"/>
            <w:szCs w:val="20"/>
          </w:rPr>
          <w:delText>The mineral dust sample w</w:delText>
        </w:r>
      </w:del>
      <w:del w:id="507" w:author="Unknown Author" w:date="2019-05-20T14:39:00Z">
        <w:r>
          <w:rPr>
            <w:rFonts w:cs="Times New Roman"/>
            <w:sz w:val="20"/>
            <w:szCs w:val="20"/>
          </w:rPr>
          <w:delText>as</w:delText>
        </w:r>
      </w:del>
      <w:del w:id="508" w:author="Unknown Author" w:date="2019-06-09T14:54:00Z">
        <w:r>
          <w:rPr>
            <w:rFonts w:cs="Times New Roman"/>
            <w:sz w:val="20"/>
            <w:szCs w:val="20"/>
          </w:rPr>
          <w:delText xml:space="preserve"> arranged into an optically thick layer on a microscope slide which was then pressed tightly against one aperture of a Thorlabs IS200-4 2” integrating sphere. The other apertures were covered with SM05CP2C caps and the sample reflectance was measured using the same ASD Field Spec Pro 3 as was used for field measurements</w:delText>
        </w:r>
      </w:del>
      <w:del w:id="509" w:author="Unknown Author" w:date="2019-05-10T10:47:00Z">
        <w:r>
          <w:rPr>
            <w:rFonts w:cs="Times New Roman"/>
            <w:sz w:val="20"/>
            <w:szCs w:val="20"/>
          </w:rPr>
          <w:delText>.</w:delText>
        </w:r>
      </w:del>
      <w:del w:id="510" w:author="Unknown Author" w:date="2019-06-09T14:54:00Z">
        <w:r>
          <w:rPr>
            <w:rFonts w:cs="Times New Roman"/>
            <w:sz w:val="20"/>
            <w:szCs w:val="20"/>
          </w:rPr>
          <w:delText xml:space="preserve"> The PSD and reflectance of the sample were then used to determine the complex refractive index of the bulk mineral dust mixture by inverting the Discrete Ordinates radiative transfer model (DISORT) following the methodology of Skiles et al. (2017). Briefly, the measured reflectance is used as a target for repeated runs of the DISORT model with varying refractive indices. The refractive index that gives the lowest root mean square error across the solar spectrum is </w:delText>
        </w:r>
      </w:del>
      <w:del w:id="511" w:author="Unknown Author" w:date="2019-06-03T11:01:00Z">
        <w:r>
          <w:rPr>
            <w:rFonts w:cs="Times New Roman"/>
            <w:sz w:val="20"/>
            <w:szCs w:val="20"/>
          </w:rPr>
          <w:delText>determined</w:delText>
        </w:r>
      </w:del>
      <w:del w:id="512" w:author="Unknown Author" w:date="2019-06-09T14:54:00Z">
        <w:r>
          <w:rPr>
            <w:rFonts w:cs="Times New Roman"/>
            <w:sz w:val="20"/>
            <w:szCs w:val="20"/>
          </w:rPr>
          <w:delText xml:space="preserve"> to be the real refractive index of the bulk mixture. This is then used to forward model the optical properties of the mineral dust using Mie scattering theory. This was undertaken for mineral dust of radii 0.01 – 10 </w:delText>
        </w:r>
      </w:del>
      <w:del w:id="513" w:author="Unknown Author" w:date="2019-06-09T14:54:00Z">
        <w:r>
          <w:rPr>
            <w:rFonts w:eastAsia="Symbol" w:cs="Times New Roman"/>
            <w:sz w:val="20"/>
            <w:szCs w:val="20"/>
          </w:rPr>
          <w:delText>µm</w:delText>
        </w:r>
      </w:del>
      <w:del w:id="514" w:author="Unknown Author" w:date="2019-06-09T14:54:00Z">
        <w:r>
          <w:rPr>
            <w:rFonts w:cs="Times New Roman"/>
            <w:sz w:val="20"/>
            <w:szCs w:val="20"/>
          </w:rPr>
          <w:delText xml:space="preserve"> at a resolution of 0.01 </w:delText>
        </w:r>
      </w:del>
      <w:del w:id="515" w:author="Unknown Author" w:date="2019-06-09T14:54:00Z">
        <w:r>
          <w:rPr>
            <w:rFonts w:eastAsia="Symbol" w:cs="Times New Roman"/>
            <w:sz w:val="20"/>
            <w:szCs w:val="20"/>
          </w:rPr>
          <w:delText>µm</w:delText>
        </w:r>
      </w:del>
      <w:del w:id="516" w:author="Unknown Author" w:date="2019-06-09T14:54:00Z">
        <w:r>
          <w:rPr>
            <w:rFonts w:cs="Times New Roman"/>
            <w:sz w:val="20"/>
            <w:szCs w:val="20"/>
          </w:rPr>
          <w:delText xml:space="preserve">. The measured PSD was then used to apply a weighted average to the estimated single scattering properties to provide a bulk refractive index for the measured mineral sample. This was then added to the lookup library for the radiative transfer model. </w:delText>
        </w:r>
      </w:del>
      <w:del w:id="517" w:author="Unknown Author" w:date="2019-06-03T11:02:00Z">
        <w:r>
          <w:rPr>
            <w:rFonts w:cs="Times New Roman"/>
            <w:sz w:val="20"/>
            <w:szCs w:val="20"/>
          </w:rPr>
          <w:delText>The</w:delText>
        </w:r>
      </w:del>
      <w:ins w:id="518" w:author="Unknown Author" w:date="2019-06-03T11:02:00Z">
        <w:r>
          <w:rPr>
            <w:rFonts w:cs="Times New Roman"/>
            <w:sz w:val="20"/>
            <w:szCs w:val="20"/>
          </w:rPr>
          <w:t>A</w:t>
        </w:r>
      </w:ins>
      <w:r>
        <w:rPr>
          <w:rFonts w:cs="Times New Roman"/>
          <w:sz w:val="20"/>
          <w:szCs w:val="20"/>
          <w:rPrChange w:id="0" w:author="Unknown Author" w:date="2019-06-18T15:32:00Z"/>
        </w:rPr>
        <w:t xml:space="preserve"> new radiative transfer package</w:t>
      </w:r>
      <w:ins w:id="520" w:author="Unknown Author" w:date="2019-06-03T11:02:00Z">
        <w:r>
          <w:rPr>
            <w:rFonts w:cs="Times New Roman"/>
            <w:sz w:val="20"/>
            <w:szCs w:val="20"/>
          </w:rPr>
          <w:t>,</w:t>
        </w:r>
      </w:ins>
      <w:r>
        <w:rPr>
          <w:rFonts w:cs="Times New Roman"/>
          <w:sz w:val="20"/>
          <w:szCs w:val="20"/>
          <w:rPrChange w:id="0" w:author="Unknown Author" w:date="2019-06-18T15:32:00Z"/>
        </w:rPr>
        <w:t xml:space="preserve"> BioSNICAR_GO</w:t>
      </w:r>
      <w:ins w:id="522" w:author="Unknown Author" w:date="2019-06-03T11:02:00Z">
        <w:r>
          <w:rPr>
            <w:rFonts w:cs="Times New Roman"/>
            <w:sz w:val="20"/>
            <w:szCs w:val="20"/>
          </w:rPr>
          <w:t>, was developed for this study and</w:t>
        </w:r>
      </w:ins>
      <w:r>
        <w:rPr>
          <w:rFonts w:cs="Times New Roman"/>
          <w:sz w:val="20"/>
          <w:szCs w:val="20"/>
          <w:rPrChange w:id="0" w:author="Unknown Author" w:date="2019-06-18T15:32:00Z"/>
        </w:rPr>
        <w:t xml:space="preserve"> was used to predict the albedo of snow and ice surfaces with </w:t>
      </w:r>
      <w:del w:id="524" w:author="Unknown Author" w:date="2019-06-09T14:54:00Z">
        <w:r>
          <w:rPr>
            <w:rFonts w:cs="Times New Roman"/>
            <w:sz w:val="20"/>
            <w:szCs w:val="20"/>
          </w:rPr>
          <w:delText>our field-measured mineral dust</w:delText>
        </w:r>
      </w:del>
      <w:ins w:id="525" w:author="Unknown Author" w:date="2019-06-09T14:54:00Z">
        <w:r>
          <w:rPr>
            <w:rFonts w:cs="Times New Roman"/>
            <w:sz w:val="20"/>
            <w:szCs w:val="20"/>
          </w:rPr>
          <w:t>algae and mineral dusts</w:t>
        </w:r>
      </w:ins>
      <w:r>
        <w:rPr>
          <w:rFonts w:cs="Times New Roman"/>
          <w:sz w:val="20"/>
          <w:szCs w:val="20"/>
          <w:rPrChange w:id="0" w:author="Unknown Author" w:date="2019-06-18T15:32:00Z"/>
        </w:rPr>
        <w:t>.</w:t>
      </w:r>
      <w:ins w:id="527" w:author="Unknown Author" w:date="2019-05-20T15:21:00Z">
        <w:r>
          <w:rPr>
            <w:rFonts w:cs="Times New Roman"/>
            <w:sz w:val="20"/>
            <w:szCs w:val="20"/>
          </w:rPr>
          <w:t xml:space="preserve"> This new radiative transfer package </w:t>
        </w:r>
      </w:ins>
      <w:ins w:id="528" w:author="Unknown Author" w:date="2019-05-20T15:21:00Z">
        <w:r>
          <w:rPr>
            <w:rFonts w:eastAsia="Times New Roman" w:cs="Times New Roman"/>
            <w:color w:val="00000A"/>
            <w:sz w:val="20"/>
            <w:szCs w:val="20"/>
            <w:lang w:val="en-GB" w:eastAsia="de-DE" w:bidi="ar-SA"/>
          </w:rPr>
          <w:t>was produced by making a series of major</w:t>
        </w:r>
      </w:ins>
      <w:ins w:id="529" w:author="Unknown Author" w:date="2019-05-20T15:21:00Z">
        <w:r>
          <w:rPr>
            <w:rFonts w:cs="Times New Roman"/>
            <w:sz w:val="20"/>
            <w:szCs w:val="20"/>
          </w:rPr>
          <w:t xml:space="preserve"> updates and adaptations to the BioSNICAR model presented by Cook et al. (2017b).</w:t>
        </w:r>
      </w:ins>
      <w:ins w:id="530" w:author="Unknown Author" w:date="2019-05-20T15:22:00Z">
        <w:r>
          <w:rPr>
            <w:rFonts w:cs="Times New Roman"/>
            <w:sz w:val="20"/>
            <w:szCs w:val="20"/>
          </w:rPr>
          <w:t xml:space="preserve"> The package is divided into a bio-optical scheme wherein the optical properties of light-absorbing impurities</w:t>
        </w:r>
      </w:ins>
      <w:ins w:id="531" w:author="Unknown Author" w:date="2019-05-20T15:23:00Z">
        <w:r>
          <w:rPr>
            <w:rFonts w:cs="Times New Roman"/>
            <w:sz w:val="20"/>
            <w:szCs w:val="20"/>
          </w:rPr>
          <w:t xml:space="preserve"> and ice crystals can be calculated using Mie scattering (for small spherical particles such as black carbon or snow) or geometrical optics (for large and/or aspherical particles such as glacier algae, larger mineral dust particles and large ice crystals) and a two-stream radiative transfer model based on SNICAR (Flanner et al. 2007) which incorporates the equations of Toon et al. (1989).</w:t>
        </w:r>
      </w:ins>
      <w:ins w:id="532" w:author="Unknown Author" w:date="2019-05-20T15:24:00Z">
        <w:r>
          <w:rPr>
            <w:rFonts w:cs="Times New Roman"/>
            <w:sz w:val="20"/>
            <w:szCs w:val="20"/>
          </w:rPr>
          <w:t xml:space="preserve"> This is described further in the following paragraphs and in the model documentation, and a schematic of the model structure is provided in Supp. Info 1.</w:t>
        </w:r>
      </w:ins>
    </w:p>
    <w:p>
      <w:pPr>
        <w:pStyle w:val="Normal"/>
        <w:spacing w:lineRule="auto" w:line="360"/>
        <w:rPr>
          <w:rFonts w:cs="Times New Roman"/>
          <w:ins w:id="534" w:author="Unknown Author" w:date="2019-06-18T14:54:00Z"/>
          <w:sz w:val="20"/>
          <w:szCs w:val="20"/>
        </w:rPr>
      </w:pPr>
      <w:ins w:id="533" w:author="Unknown Author" w:date="2019-06-18T14:54:00Z">
        <w:r>
          <w:rPr>
            <w:rFonts w:cs="Times New Roman"/>
            <w:sz w:val="20"/>
            <w:szCs w:val="20"/>
          </w:rPr>
        </w:r>
      </w:ins>
    </w:p>
    <w:p>
      <w:pPr>
        <w:pStyle w:val="Normal"/>
        <w:spacing w:lineRule="auto" w:line="360"/>
        <w:rPr>
          <w:rFonts w:cs="Times New Roman"/>
          <w:del w:id="536" w:author="Unknown Author" w:date="2019-06-18T14:54:00Z"/>
          <w:sz w:val="20"/>
          <w:szCs w:val="20"/>
        </w:rPr>
      </w:pPr>
      <w:del w:id="535" w:author="Unknown Author" w:date="2019-06-18T14:54:00Z">
        <w:r>
          <w:rPr/>
        </w:r>
      </w:del>
    </w:p>
    <w:p>
      <w:pPr>
        <w:pStyle w:val="Normal"/>
        <w:spacing w:lineRule="auto" w:line="360"/>
        <w:rPr/>
      </w:pPr>
      <w:ins w:id="537" w:author="Unknown Author" w:date="2019-05-20T15:21:00Z">
        <w:r>
          <w:rPr>
            <w:rFonts w:cs="Times New Roman"/>
            <w:sz w:val="20"/>
            <w:szCs w:val="20"/>
          </w:rPr>
          <w:t>To incorporate glacier algae into BioSNICAR</w:t>
        </w:r>
      </w:ins>
      <w:ins w:id="538" w:author="Unknown Author" w:date="2019-05-20T15:22:00Z">
        <w:r>
          <w:rPr>
            <w:rFonts w:cs="Times New Roman"/>
            <w:sz w:val="20"/>
            <w:szCs w:val="20"/>
          </w:rPr>
          <w:t xml:space="preserve">_GO, </w:t>
        </w:r>
      </w:ins>
      <w:ins w:id="539" w:author="Unknown Author" w:date="2019-05-20T15:42:00Z">
        <w:r>
          <w:rPr>
            <w:rFonts w:cs="Times New Roman"/>
            <w:sz w:val="20"/>
            <w:szCs w:val="20"/>
          </w:rPr>
          <w:t>g</w:t>
        </w:r>
      </w:ins>
      <w:del w:id="540" w:author="Unknown Author" w:date="2019-05-20T15:42:00Z">
        <w:r>
          <w:rPr>
            <w:rFonts w:cs="Times New Roman"/>
            <w:sz w:val="20"/>
            <w:szCs w:val="20"/>
          </w:rPr>
          <w:delText>G</w:delText>
        </w:r>
      </w:del>
      <w:r>
        <w:rPr>
          <w:rFonts w:cs="Times New Roman"/>
          <w:sz w:val="20"/>
          <w:szCs w:val="20"/>
          <w:rPrChange w:id="0" w:author="Unknown Author" w:date="2019-06-18T15:32:00Z"/>
        </w:rPr>
        <w:t xml:space="preserve">eometrical optics was employed to determine the single scattering optical properties of the </w:t>
      </w:r>
      <w:ins w:id="542" w:author="Unknown Author" w:date="2019-07-02T08:54:00Z">
        <w:r>
          <w:rPr>
            <w:rFonts w:cs="Times New Roman"/>
            <w:sz w:val="20"/>
            <w:szCs w:val="20"/>
          </w:rPr>
          <w:t>glacier</w:t>
        </w:r>
      </w:ins>
      <w:del w:id="543" w:author="Unknown Author" w:date="2019-07-02T08:54:00Z">
        <w:r>
          <w:rPr>
            <w:rFonts w:cs="Times New Roman"/>
            <w:sz w:val="20"/>
            <w:szCs w:val="20"/>
          </w:rPr>
          <w:delText>ice</w:delText>
        </w:r>
      </w:del>
      <w:r>
        <w:rPr>
          <w:rFonts w:cs="Times New Roman"/>
          <w:sz w:val="20"/>
          <w:szCs w:val="20"/>
          <w:rPrChange w:id="0" w:author="Unknown Author" w:date="2019-06-18T15:32:00Z"/>
        </w:rPr>
        <w:t xml:space="preserve"> algae, since they are large (10</w:t>
      </w:r>
      <w:r>
        <w:rPr>
          <w:rFonts w:cs="Times New Roman"/>
          <w:sz w:val="20"/>
          <w:szCs w:val="20"/>
          <w:vertAlign w:val="superscript"/>
          <w:rPrChange w:id="0" w:author="Unknown Author" w:date="2019-06-18T15:32:00Z"/>
        </w:rPr>
        <w:t>3</w:t>
      </w:r>
      <w:r>
        <w:rPr>
          <w:rFonts w:cs="Times New Roman"/>
          <w:sz w:val="20"/>
          <w:szCs w:val="20"/>
          <w:rPrChange w:id="0" w:author="Unknown Author" w:date="2019-06-18T15:32:00Z"/>
        </w:rPr>
        <w:t xml:space="preserve"> </w:t>
      </w:r>
      <w:r>
        <w:rPr>
          <w:rFonts w:eastAsia="Symbol" w:cs="Times New Roman"/>
          <w:sz w:val="20"/>
          <w:szCs w:val="20"/>
          <w:rPrChange w:id="0" w:author="Unknown Author" w:date="2019-06-18T15:32:00Z"/>
        </w:rPr>
        <w:t>µ</w:t>
      </w:r>
      <w:r>
        <w:rPr>
          <w:rFonts w:cs="Times New Roman"/>
          <w:sz w:val="20"/>
          <w:szCs w:val="20"/>
          <w:rPrChange w:id="0" w:author="Unknown Author" w:date="2019-06-18T15:32:00Z"/>
        </w:rPr>
        <w:t>m</w:t>
      </w:r>
      <w:r>
        <w:rPr>
          <w:rFonts w:cs="Times New Roman"/>
          <w:sz w:val="20"/>
          <w:szCs w:val="20"/>
          <w:vertAlign w:val="superscript"/>
          <w:rPrChange w:id="0" w:author="Unknown Author" w:date="2019-06-18T15:32:00Z"/>
        </w:rPr>
        <w:t>3</w:t>
      </w:r>
      <w:r>
        <w:rPr>
          <w:rFonts w:cs="Times New Roman"/>
          <w:position w:val="0"/>
          <w:sz w:val="20"/>
          <w:sz w:val="20"/>
          <w:szCs w:val="20"/>
          <w:vertAlign w:val="baseline"/>
          <w:rPrChange w:id="0" w:author="Unknown Author" w:date="2019-06-18T15:32:00Z"/>
        </w:rPr>
        <w:t>: far outside the domain of Mie scattering) and best approximated as circular cylinders (Hil</w:t>
      </w:r>
      <w:del w:id="551" w:author="Unknown Author" w:date="2019-06-24T11:05:00Z">
        <w:r>
          <w:rPr>
            <w:rFonts w:cs="Times New Roman"/>
            <w:position w:val="0"/>
            <w:sz w:val="20"/>
            <w:sz w:val="20"/>
            <w:szCs w:val="20"/>
            <w:vertAlign w:val="baseline"/>
          </w:rPr>
          <w:delText>d</w:delText>
        </w:r>
      </w:del>
      <w:ins w:id="552" w:author="Unknown Author" w:date="2019-06-24T11:05:00Z">
        <w:r>
          <w:rPr>
            <w:rFonts w:cs="Times New Roman"/>
            <w:position w:val="0"/>
            <w:sz w:val="20"/>
            <w:sz w:val="20"/>
            <w:szCs w:val="20"/>
            <w:vertAlign w:val="baseline"/>
          </w:rPr>
          <w:t>l</w:t>
        </w:r>
      </w:ins>
      <w:r>
        <w:rPr>
          <w:rFonts w:cs="Times New Roman"/>
          <w:position w:val="0"/>
          <w:sz w:val="20"/>
          <w:sz w:val="20"/>
          <w:szCs w:val="20"/>
          <w:vertAlign w:val="baseline"/>
          <w:rPrChange w:id="0" w:author="Unknown Author" w:date="2019-06-18T15:32:00Z"/>
        </w:rPr>
        <w:t>ebrand, 1999</w:t>
      </w:r>
      <w:ins w:id="554" w:author="Unknown Author" w:date="2019-05-20T15:18:00Z">
        <w:r>
          <w:rPr>
            <w:rFonts w:cs="Times New Roman"/>
            <w:position w:val="0"/>
            <w:sz w:val="20"/>
            <w:sz w:val="20"/>
            <w:szCs w:val="20"/>
            <w:vertAlign w:val="baseline"/>
          </w:rPr>
          <w:t>; Lee and Pilon, 2003</w:t>
        </w:r>
      </w:ins>
      <w:r>
        <w:rPr>
          <w:rFonts w:cs="Times New Roman"/>
          <w:position w:val="0"/>
          <w:sz w:val="20"/>
          <w:sz w:val="20"/>
          <w:szCs w:val="20"/>
          <w:vertAlign w:val="baseline"/>
          <w:rPrChange w:id="0" w:author="Unknown Author" w:date="2019-06-18T15:32:00Z"/>
        </w:rPr>
        <w:t>). Our approach is adapted from the geometric optics parameterisation of van Diedenhoven (2014). The inputs to the geometric optics calculations are the cell dimensions and the complex refractive index. The imaginary part of the refractive index was calculated using a mixing model based upon Cook et al., (2017b) where the absolute mass of each pigment</w:t>
      </w:r>
      <w:ins w:id="556" w:author="Unknown Author" w:date="2019-06-18T15:00:00Z">
        <w:r>
          <w:rPr>
            <w:rFonts w:cs="Times New Roman"/>
            <w:position w:val="0"/>
            <w:sz w:val="20"/>
            <w:sz w:val="20"/>
            <w:szCs w:val="20"/>
            <w:vertAlign w:val="baseline"/>
          </w:rPr>
          <w:t xml:space="preserve"> in the algal cells</w:t>
        </w:r>
      </w:ins>
      <w:r>
        <w:rPr>
          <w:rFonts w:cs="Times New Roman"/>
          <w:position w:val="0"/>
          <w:sz w:val="20"/>
          <w:sz w:val="20"/>
          <w:szCs w:val="20"/>
          <w:vertAlign w:val="baseline"/>
          <w:rPrChange w:id="0" w:author="Unknown Author" w:date="2019-06-18T15:32:00Z"/>
        </w:rPr>
        <w:t xml:space="preserve"> was measured</w:t>
      </w:r>
      <w:ins w:id="558" w:author="Unknown Author" w:date="2019-06-18T15:00:00Z">
        <w:r>
          <w:rPr>
            <w:rFonts w:cs="Times New Roman"/>
            <w:position w:val="0"/>
            <w:sz w:val="20"/>
            <w:sz w:val="20"/>
            <w:szCs w:val="20"/>
            <w:vertAlign w:val="baseline"/>
          </w:rPr>
          <w:t xml:space="preserve"> in field samples</w:t>
        </w:r>
      </w:ins>
      <w:r>
        <w:rPr>
          <w:rFonts w:cs="Times New Roman"/>
          <w:position w:val="0"/>
          <w:sz w:val="20"/>
          <w:sz w:val="20"/>
          <w:szCs w:val="20"/>
          <w:vertAlign w:val="baseline"/>
          <w:rPrChange w:id="0" w:author="Unknown Author" w:date="2019-06-18T15:32:00Z"/>
        </w:rPr>
        <w:t xml:space="preserve"> and input into the model in mg. </w:t>
      </w:r>
      <w:ins w:id="560" w:author="Unknown Author" w:date="2019-06-03T15:55:00Z">
        <w:r>
          <w:rPr>
            <w:rFonts w:cs="Times New Roman"/>
            <w:position w:val="0"/>
            <w:sz w:val="20"/>
            <w:sz w:val="20"/>
            <w:szCs w:val="20"/>
            <w:vertAlign w:val="baseline"/>
          </w:rPr>
          <w:t xml:space="preserve">The absorption spectra for the algal pigments is provided in </w:t>
        </w:r>
      </w:ins>
      <w:ins w:id="561" w:author="Unknown Author" w:date="2019-06-24T12:15:00Z">
        <w:r>
          <w:rPr>
            <w:rFonts w:cs="Times New Roman"/>
            <w:position w:val="0"/>
            <w:sz w:val="20"/>
            <w:sz w:val="20"/>
            <w:szCs w:val="20"/>
            <w:vertAlign w:val="baseline"/>
          </w:rPr>
          <w:t>Fig 2A</w:t>
        </w:r>
      </w:ins>
      <w:ins w:id="562" w:author="Unknown Author" w:date="2019-06-03T15:56:00Z">
        <w:r>
          <w:rPr>
            <w:rFonts w:cs="Times New Roman"/>
            <w:position w:val="0"/>
            <w:sz w:val="20"/>
            <w:sz w:val="20"/>
            <w:szCs w:val="20"/>
            <w:vertAlign w:val="baseline"/>
          </w:rPr>
          <w:t xml:space="preserve">. </w:t>
        </w:r>
      </w:ins>
      <w:r>
        <w:rPr>
          <w:rFonts w:cs="Times New Roman"/>
          <w:position w:val="0"/>
          <w:sz w:val="20"/>
          <w:sz w:val="20"/>
          <w:szCs w:val="20"/>
          <w:vertAlign w:val="baseline"/>
          <w:rPrChange w:id="0" w:author="Unknown Author" w:date="2019-06-18T15:32:00Z"/>
        </w:rPr>
        <w:t>We updated Cook et al.’s (2017</w:t>
      </w:r>
      <w:ins w:id="564" w:author="Unknown Author" w:date="2019-06-12T14:39:00Z">
        <w:r>
          <w:rPr>
            <w:rFonts w:cs="Times New Roman"/>
            <w:position w:val="0"/>
            <w:sz w:val="20"/>
            <w:sz w:val="20"/>
            <w:szCs w:val="20"/>
            <w:vertAlign w:val="baseline"/>
          </w:rPr>
          <w:t>b</w:t>
        </w:r>
      </w:ins>
      <w:r>
        <w:rPr>
          <w:rFonts w:cs="Times New Roman"/>
          <w:position w:val="0"/>
          <w:sz w:val="20"/>
          <w:sz w:val="20"/>
          <w:szCs w:val="20"/>
          <w:vertAlign w:val="baseline"/>
          <w:rPrChange w:id="0" w:author="Unknown Author" w:date="2019-06-18T15:32:00Z"/>
        </w:rPr>
        <w:t>) mixing model to apply a volume</w:t>
      </w:r>
      <w:ins w:id="566" w:author="Unknown Author" w:date="2019-06-12T18:21:00Z">
        <w:r>
          <w:rPr>
            <w:rFonts w:cs="Times New Roman"/>
            <w:position w:val="0"/>
            <w:sz w:val="20"/>
            <w:sz w:val="20"/>
            <w:szCs w:val="20"/>
            <w:vertAlign w:val="baseline"/>
          </w:rPr>
          <w:t>-</w:t>
        </w:r>
      </w:ins>
      <w:del w:id="567" w:author="Unknown Author" w:date="2019-06-12T18:21:00Z">
        <w:r>
          <w:rPr>
            <w:rFonts w:cs="Times New Roman"/>
            <w:position w:val="0"/>
            <w:sz w:val="20"/>
            <w:sz w:val="20"/>
            <w:szCs w:val="20"/>
            <w:vertAlign w:val="baseline"/>
          </w:rPr>
          <w:delText xml:space="preserve"> </w:delText>
        </w:r>
      </w:del>
      <w:r>
        <w:rPr>
          <w:rFonts w:cs="Times New Roman"/>
          <w:position w:val="0"/>
          <w:sz w:val="20"/>
          <w:sz w:val="20"/>
          <w:szCs w:val="20"/>
          <w:vertAlign w:val="baseline"/>
          <w:rPrChange w:id="0" w:author="Unknown Author" w:date="2019-06-18T15:32:00Z"/>
        </w:rPr>
        <w:t xml:space="preserve">weighted average of the imaginary part of the refractive index of water and the algal pigments so that the </w:t>
      </w:r>
      <w:ins w:id="569" w:author="Unknown Author" w:date="2019-06-18T15:01:00Z">
        <w:r>
          <w:rPr>
            <w:rFonts w:cs="Times New Roman"/>
            <w:position w:val="0"/>
            <w:sz w:val="20"/>
            <w:sz w:val="20"/>
            <w:szCs w:val="20"/>
            <w:vertAlign w:val="baseline"/>
          </w:rPr>
          <w:t xml:space="preserve">simulated </w:t>
        </w:r>
      </w:ins>
      <w:r>
        <w:rPr>
          <w:rFonts w:cs="Times New Roman"/>
          <w:position w:val="0"/>
          <w:sz w:val="20"/>
          <w:sz w:val="20"/>
          <w:szCs w:val="20"/>
          <w:vertAlign w:val="baseline"/>
          <w:rPrChange w:id="0" w:author="Unknown Author" w:date="2019-06-18T15:32:00Z"/>
        </w:rPr>
        <w:t>cell looks like water at wavelengths where pigments are non-absorbing</w:t>
      </w:r>
      <w:del w:id="571" w:author="Unknown Author" w:date="2019-06-03T11:05:00Z">
        <w:r>
          <w:rPr>
            <w:rFonts w:cs="Times New Roman"/>
            <w:position w:val="0"/>
            <w:sz w:val="20"/>
            <w:sz w:val="20"/>
            <w:szCs w:val="20"/>
            <w:vertAlign w:val="baseline"/>
          </w:rPr>
          <w:delText>.</w:delText>
        </w:r>
      </w:del>
      <w:ins w:id="572" w:author="Unknown Author" w:date="2019-06-03T11:06:00Z">
        <w:r>
          <w:rPr>
            <w:rFonts w:cs="Times New Roman"/>
            <w:position w:val="0"/>
            <w:sz w:val="20"/>
            <w:sz w:val="20"/>
            <w:szCs w:val="20"/>
            <w:vertAlign w:val="baseline"/>
          </w:rPr>
          <w:t>.</w:t>
        </w:r>
      </w:ins>
      <w:r>
        <w:rPr>
          <w:rFonts w:cs="Times New Roman"/>
          <w:position w:val="0"/>
          <w:sz w:val="20"/>
          <w:sz w:val="20"/>
          <w:szCs w:val="20"/>
          <w:vertAlign w:val="baseline"/>
          <w:rPrChange w:id="0" w:author="Unknown Author" w:date="2019-06-18T15:32:00Z"/>
        </w:rPr>
        <w:t xml:space="preserve"> We consider this to be more physically realistic than having cells that are completely non-absorbing at wavelengths &gt; 0.75 </w:t>
      </w:r>
      <w:r>
        <w:rPr>
          <w:rFonts w:eastAsia="Symbol" w:cs="Times New Roman"/>
          <w:position w:val="0"/>
          <w:sz w:val="20"/>
          <w:sz w:val="20"/>
          <w:szCs w:val="20"/>
          <w:vertAlign w:val="baseline"/>
          <w:rPrChange w:id="0" w:author="Unknown Author" w:date="2019-06-18T15:32:00Z"/>
        </w:rPr>
        <w:t>µ</w:t>
      </w:r>
      <w:r>
        <w:rPr>
          <w:rFonts w:cs="Times New Roman"/>
          <w:position w:val="0"/>
          <w:sz w:val="20"/>
          <w:sz w:val="20"/>
          <w:szCs w:val="20"/>
          <w:vertAlign w:val="baseline"/>
          <w:rPrChange w:id="0" w:author="Unknown Author" w:date="2019-06-18T15:32:00Z"/>
        </w:rPr>
        <w:t>m, especially since a water fraction (X</w:t>
      </w:r>
      <w:r>
        <w:rPr>
          <w:rFonts w:cs="Times New Roman"/>
          <w:sz w:val="20"/>
          <w:szCs w:val="20"/>
          <w:vertAlign w:val="subscript"/>
          <w:rPrChange w:id="0" w:author="Unknown Author" w:date="2019-06-18T15:32:00Z"/>
        </w:rPr>
        <w:t>w</w:t>
      </w:r>
      <w:r>
        <w:rPr>
          <w:rFonts w:cs="Times New Roman"/>
          <w:position w:val="0"/>
          <w:sz w:val="20"/>
          <w:sz w:val="20"/>
          <w:szCs w:val="20"/>
          <w:vertAlign w:val="baseline"/>
          <w:rPrChange w:id="0" w:author="Unknown Author" w:date="2019-06-18T15:32:00Z"/>
        </w:rPr>
        <w:t xml:space="preserve">) is used in the calculations to represent the non-pigmented cellular components of the total cell volume. This approach also prevents the refractive index from becoming infinite when the water fraction is zero, removing the constraint </w:t>
      </w:r>
      <w:del w:id="578" w:author="Unknown Author" w:date="2019-06-03T11:07:00Z">
        <w:r>
          <w:rPr>
            <w:rFonts w:cs="Times New Roman"/>
            <w:position w:val="0"/>
            <w:sz w:val="20"/>
            <w:sz w:val="20"/>
            <w:szCs w:val="20"/>
            <w:vertAlign w:val="baseline"/>
          </w:rPr>
          <w:delText xml:space="preserve">that </w:delText>
        </w:r>
      </w:del>
      <w:r>
        <w:rPr>
          <w:rFonts w:cs="Times New Roman"/>
          <w:position w:val="0"/>
          <w:sz w:val="20"/>
          <w:sz w:val="20"/>
          <w:szCs w:val="20"/>
          <w:vertAlign w:val="baseline"/>
          <w:rPrChange w:id="0" w:author="Unknown Author" w:date="2019-06-18T15:32:00Z"/>
        </w:rPr>
        <w:t>0 &lt; X</w:t>
      </w:r>
      <w:r>
        <w:rPr>
          <w:rFonts w:cs="Times New Roman"/>
          <w:sz w:val="20"/>
          <w:szCs w:val="20"/>
          <w:vertAlign w:val="subscript"/>
          <w:rPrChange w:id="0" w:author="Unknown Author" w:date="2019-06-18T15:32:00Z"/>
        </w:rPr>
        <w:t>w</w:t>
      </w:r>
      <w:r>
        <w:rPr>
          <w:rFonts w:cs="Times New Roman"/>
          <w:position w:val="0"/>
          <w:sz w:val="20"/>
          <w:sz w:val="20"/>
          <w:szCs w:val="20"/>
          <w:vertAlign w:val="baseline"/>
          <w:rPrChange w:id="0" w:author="Unknown Author" w:date="2019-06-18T15:32:00Z"/>
        </w:rPr>
        <w:t xml:space="preserve"> &lt; 1 from the bio-optical scheme in the original BioSNICAR model. Based upon experimental evidence in Dauchet et al (2015) for the model species </w:t>
      </w:r>
      <w:r>
        <w:rPr>
          <w:rFonts w:cs="Times New Roman"/>
          <w:i/>
          <w:iCs/>
          <w:position w:val="0"/>
          <w:sz w:val="20"/>
          <w:sz w:val="20"/>
          <w:szCs w:val="20"/>
          <w:vertAlign w:val="baseline"/>
          <w:rPrChange w:id="0" w:author="Unknown Author" w:date="2019-06-18T15:32:00Z"/>
        </w:rPr>
        <w:t>C. reinhardii</w:t>
      </w:r>
      <w:r>
        <w:rPr>
          <w:rFonts w:cs="Times New Roman"/>
          <w:i w:val="false"/>
          <w:iCs w:val="false"/>
          <w:position w:val="0"/>
          <w:sz w:val="20"/>
          <w:sz w:val="20"/>
          <w:szCs w:val="20"/>
          <w:vertAlign w:val="baseline"/>
          <w:rPrChange w:id="0" w:author="Unknown Author" w:date="2019-06-18T15:32:00Z"/>
        </w:rPr>
        <w:t xml:space="preserve">, the real part of the refractive index has been </w:t>
      </w:r>
      <w:del w:id="584" w:author="Unknown Author" w:date="2019-05-23T10:13:00Z">
        <w:r>
          <w:rPr>
            <w:rFonts w:cs="Times New Roman"/>
            <w:i w:val="false"/>
            <w:iCs w:val="false"/>
            <w:position w:val="0"/>
            <w:sz w:val="20"/>
            <w:sz w:val="20"/>
            <w:szCs w:val="20"/>
            <w:vertAlign w:val="baseline"/>
          </w:rPr>
          <w:delText>altered</w:delText>
        </w:r>
      </w:del>
      <w:ins w:id="585" w:author="Unknown Author" w:date="2019-05-23T10:13:00Z">
        <w:r>
          <w:rPr>
            <w:rFonts w:cs="Times New Roman"/>
            <w:i w:val="false"/>
            <w:iCs w:val="false"/>
            <w:position w:val="0"/>
            <w:sz w:val="20"/>
            <w:sz w:val="20"/>
            <w:szCs w:val="20"/>
            <w:vertAlign w:val="baseline"/>
          </w:rPr>
          <w:t>updated</w:t>
        </w:r>
      </w:ins>
      <w:r>
        <w:rPr>
          <w:rFonts w:cs="Times New Roman"/>
          <w:i w:val="false"/>
          <w:iCs w:val="false"/>
          <w:position w:val="0"/>
          <w:sz w:val="20"/>
          <w:sz w:val="20"/>
          <w:szCs w:val="20"/>
          <w:vertAlign w:val="baseline"/>
          <w:rPrChange w:id="0" w:author="Unknown Author" w:date="2019-06-18T15:32:00Z"/>
        </w:rPr>
        <w:t xml:space="preserve"> from 1.5 (in Cook et al. 2017b) to 1.4. The absorption coefficients from which the imaginary refractive index is calculated are from Dauchet et al (2015) apart from the novel purpurogallin-type phenol whose optical properties were determined empirically</w:t>
      </w:r>
      <w:ins w:id="587" w:author="Unknown Author" w:date="2019-06-03T15:58:00Z">
        <w:r>
          <w:rPr>
            <w:rFonts w:cs="Times New Roman"/>
            <w:i w:val="false"/>
            <w:iCs w:val="false"/>
            <w:position w:val="0"/>
            <w:sz w:val="20"/>
            <w:sz w:val="20"/>
            <w:szCs w:val="20"/>
            <w:vertAlign w:val="baseline"/>
          </w:rPr>
          <w:t xml:space="preserve"> (Fig 2A)</w:t>
        </w:r>
      </w:ins>
      <w:r>
        <w:rPr>
          <w:rFonts w:cs="Times New Roman"/>
          <w:i w:val="false"/>
          <w:iCs w:val="false"/>
          <w:position w:val="0"/>
          <w:sz w:val="20"/>
          <w:sz w:val="20"/>
          <w:szCs w:val="20"/>
          <w:vertAlign w:val="baseline"/>
          <w:rPrChange w:id="0" w:author="Unknown Author" w:date="2019-06-18T15:32:00Z"/>
        </w:rPr>
        <w:t>.</w:t>
      </w:r>
      <w:ins w:id="589" w:author="Unknown Author" w:date="2019-05-20T14:41:00Z">
        <w:r>
          <w:rPr>
            <w:rFonts w:cs="Times New Roman"/>
            <w:i w:val="false"/>
            <w:iCs w:val="false"/>
            <w:position w:val="0"/>
            <w:sz w:val="20"/>
            <w:sz w:val="20"/>
            <w:szCs w:val="20"/>
            <w:vertAlign w:val="baseline"/>
          </w:rPr>
          <w:t xml:space="preserve"> The calculated optical properties were added to the lookup library for BioSNICAR_GO for a range of cell dimensions.</w:t>
        </w:r>
      </w:ins>
      <w:ins w:id="590" w:author="Unknown Author" w:date="2019-05-20T14:42:00Z">
        <w:r>
          <w:rPr>
            <w:rFonts w:cs="Times New Roman"/>
            <w:i w:val="false"/>
            <w:iCs w:val="false"/>
            <w:position w:val="0"/>
            <w:sz w:val="20"/>
            <w:sz w:val="20"/>
            <w:szCs w:val="20"/>
            <w:vertAlign w:val="baseline"/>
          </w:rPr>
          <w:t xml:space="preserve"> For the simulations presented in this study, we included two classes of glacier algae representing </w:t>
        </w:r>
      </w:ins>
      <w:ins w:id="591" w:author="Unknown Author" w:date="2019-05-20T14:42:00Z">
        <w:r>
          <w:rPr>
            <w:rFonts w:cs="Times New Roman"/>
            <w:i/>
            <w:iCs/>
            <w:position w:val="0"/>
            <w:sz w:val="20"/>
            <w:sz w:val="20"/>
            <w:szCs w:val="20"/>
            <w:vertAlign w:val="baseline"/>
          </w:rPr>
          <w:t>Mesotenium Bergrenii</w:t>
        </w:r>
      </w:ins>
      <w:ins w:id="592" w:author="Unknown Author" w:date="2019-05-20T14:42:00Z">
        <w:r>
          <w:rPr>
            <w:rFonts w:cs="Times New Roman"/>
            <w:i w:val="false"/>
            <w:iCs w:val="false"/>
            <w:position w:val="0"/>
            <w:sz w:val="20"/>
            <w:sz w:val="20"/>
            <w:szCs w:val="20"/>
            <w:vertAlign w:val="baseline"/>
          </w:rPr>
          <w:t xml:space="preserve"> and </w:t>
        </w:r>
      </w:ins>
      <w:ins w:id="593" w:author="Unknown Author" w:date="2019-05-20T14:42:00Z">
        <w:r>
          <w:rPr>
            <w:rFonts w:cs="Times New Roman"/>
            <w:i/>
            <w:iCs/>
            <w:position w:val="0"/>
            <w:sz w:val="20"/>
            <w:sz w:val="20"/>
            <w:szCs w:val="20"/>
            <w:vertAlign w:val="baseline"/>
          </w:rPr>
          <w:t>Ancylonema nordenskioldii</w:t>
        </w:r>
      </w:ins>
      <w:ins w:id="594" w:author="Unknown Author" w:date="2019-05-20T14:42:00Z">
        <w:r>
          <w:rPr>
            <w:rFonts w:cs="Times New Roman"/>
            <w:i w:val="false"/>
            <w:iCs w:val="false"/>
            <w:position w:val="0"/>
            <w:sz w:val="20"/>
            <w:sz w:val="20"/>
            <w:szCs w:val="20"/>
            <w:vertAlign w:val="baseline"/>
          </w:rPr>
          <w:t xml:space="preserve"> with length and diameter and also the relative abundance of each species matching the mean</w:t>
        </w:r>
      </w:ins>
      <w:ins w:id="595" w:author="Unknown Author" w:date="2019-05-20T14:43:00Z">
        <w:r>
          <w:rPr>
            <w:rFonts w:cs="Times New Roman"/>
            <w:i w:val="false"/>
            <w:iCs w:val="false"/>
            <w:position w:val="0"/>
            <w:sz w:val="20"/>
            <w:sz w:val="20"/>
            <w:szCs w:val="20"/>
            <w:vertAlign w:val="baseline"/>
          </w:rPr>
          <w:t>s measured in our microscopy described in Section 2.4.</w:t>
        </w:r>
      </w:ins>
      <w:ins w:id="596" w:author="Unknown Author" w:date="2019-05-20T14:44:00Z">
        <w:r>
          <w:rPr>
            <w:rFonts w:cs="Times New Roman"/>
            <w:i w:val="false"/>
            <w:iCs w:val="false"/>
            <w:position w:val="0"/>
            <w:sz w:val="20"/>
            <w:sz w:val="20"/>
            <w:szCs w:val="20"/>
            <w:vertAlign w:val="baseline"/>
          </w:rPr>
          <w:t xml:space="preserve"> </w:t>
        </w:r>
      </w:ins>
      <w:ins w:id="597" w:author="Unknown Author" w:date="2019-05-20T14:45:00Z">
        <w:r>
          <w:rPr>
            <w:rFonts w:cs="Times New Roman"/>
            <w:i w:val="false"/>
            <w:iCs w:val="false"/>
            <w:position w:val="0"/>
            <w:sz w:val="20"/>
            <w:sz w:val="20"/>
            <w:szCs w:val="20"/>
            <w:vertAlign w:val="baseline"/>
          </w:rPr>
          <w:t xml:space="preserve">In simulations not shown here we found that ice albedo was relatively insensitive to the dimensions of the cells within a realistic range of lengths and diameters. For example, in a simulation with constant ice optics (snow of constant grain size 400 </w:t>
        </w:r>
      </w:ins>
      <w:ins w:id="598" w:author="Unknown Author" w:date="2019-05-20T14:45:00Z">
        <w:r>
          <w:rPr>
            <w:rFonts w:eastAsia="Times New Roman" w:cs="Times New Roman"/>
            <w:i w:val="false"/>
            <w:iCs w:val="false"/>
            <w:position w:val="0"/>
            <w:sz w:val="20"/>
            <w:sz w:val="20"/>
            <w:szCs w:val="20"/>
            <w:vertAlign w:val="baseline"/>
          </w:rPr>
          <w:t>µ</w:t>
        </w:r>
      </w:ins>
      <w:ins w:id="599" w:author="Unknown Author" w:date="2019-05-20T14:45:00Z">
        <w:r>
          <w:rPr>
            <w:rFonts w:cs="Times New Roman"/>
            <w:i w:val="false"/>
            <w:iCs w:val="false"/>
            <w:position w:val="0"/>
            <w:sz w:val="20"/>
            <w:sz w:val="20"/>
            <w:szCs w:val="20"/>
            <w:vertAlign w:val="baseline"/>
          </w:rPr>
          <w:t>m, density 400 kg m</w:t>
        </w:r>
      </w:ins>
      <w:ins w:id="600" w:author="Unknown Author" w:date="2019-05-20T14:45:00Z">
        <w:r>
          <w:rPr>
            <w:rFonts w:cs="Times New Roman"/>
            <w:i w:val="false"/>
            <w:iCs w:val="false"/>
            <w:sz w:val="20"/>
            <w:szCs w:val="20"/>
            <w:vertAlign w:val="superscript"/>
          </w:rPr>
          <w:t>-3</w:t>
        </w:r>
      </w:ins>
      <w:ins w:id="601" w:author="Unknown Author" w:date="2019-05-20T14:45:00Z">
        <w:r>
          <w:rPr>
            <w:rFonts w:cs="Times New Roman"/>
            <w:i w:val="false"/>
            <w:iCs w:val="false"/>
            <w:position w:val="0"/>
            <w:sz w:val="20"/>
            <w:sz w:val="20"/>
            <w:szCs w:val="20"/>
            <w:vertAlign w:val="baseline"/>
          </w:rPr>
          <w:t xml:space="preserve"> and snowpack thickness 50 mm) and a biomass mixing ratio of 10</w:t>
        </w:r>
      </w:ins>
      <w:ins w:id="602" w:author="Unknown Author" w:date="2019-05-20T14:45:00Z">
        <w:r>
          <w:rPr>
            <w:rFonts w:cs="Times New Roman"/>
            <w:i w:val="false"/>
            <w:iCs w:val="false"/>
            <w:sz w:val="20"/>
            <w:szCs w:val="20"/>
            <w:vertAlign w:val="superscript"/>
          </w:rPr>
          <w:t>5</w:t>
        </w:r>
      </w:ins>
      <w:ins w:id="603" w:author="Unknown Author" w:date="2019-05-20T14:45:00Z">
        <w:r>
          <w:rPr>
            <w:rFonts w:cs="Times New Roman"/>
            <w:i w:val="false"/>
            <w:iCs w:val="false"/>
            <w:position w:val="0"/>
            <w:sz w:val="20"/>
            <w:sz w:val="20"/>
            <w:szCs w:val="20"/>
            <w:vertAlign w:val="baseline"/>
          </w:rPr>
          <w:t xml:space="preserve"> ppb in the upper 1 mm layer, changing the length of the algal cells from 10 to 40 um changed the albedo by less than 0.004. The albedo was more sensitive to cell diameter; with the same ice optics and biomass mixing ratio as described above and an algal cell 40 </w:t>
        </w:r>
      </w:ins>
      <w:ins w:id="604" w:author="Unknown Author" w:date="2019-05-20T14:45:00Z">
        <w:r>
          <w:rPr>
            <w:rFonts w:eastAsia="Times New Roman" w:cs="Times New Roman"/>
            <w:i w:val="false"/>
            <w:iCs w:val="false"/>
            <w:position w:val="0"/>
            <w:sz w:val="20"/>
            <w:sz w:val="20"/>
            <w:szCs w:val="20"/>
            <w:vertAlign w:val="baseline"/>
          </w:rPr>
          <w:t>µ</w:t>
        </w:r>
      </w:ins>
      <w:ins w:id="605" w:author="Unknown Author" w:date="2019-05-20T14:45:00Z">
        <w:r>
          <w:rPr>
            <w:rFonts w:cs="Times New Roman"/>
            <w:i w:val="false"/>
            <w:iCs w:val="false"/>
            <w:position w:val="0"/>
            <w:sz w:val="20"/>
            <w:sz w:val="20"/>
            <w:szCs w:val="20"/>
            <w:vertAlign w:val="baseline"/>
          </w:rPr>
          <w:t xml:space="preserve">m long, changing the cell diameter from 4 </w:t>
        </w:r>
      </w:ins>
      <w:ins w:id="606" w:author="Unknown Author" w:date="2019-05-20T14:45:00Z">
        <w:r>
          <w:rPr>
            <w:rFonts w:eastAsia="Times New Roman" w:cs="Times New Roman"/>
            <w:i w:val="false"/>
            <w:iCs w:val="false"/>
            <w:position w:val="0"/>
            <w:sz w:val="20"/>
            <w:sz w:val="20"/>
            <w:szCs w:val="20"/>
            <w:vertAlign w:val="baseline"/>
          </w:rPr>
          <w:t>µ</w:t>
        </w:r>
      </w:ins>
      <w:ins w:id="607" w:author="Unknown Author" w:date="2019-05-20T14:45:00Z">
        <w:r>
          <w:rPr>
            <w:rFonts w:cs="Times New Roman"/>
            <w:i w:val="false"/>
            <w:iCs w:val="false"/>
            <w:position w:val="0"/>
            <w:sz w:val="20"/>
            <w:sz w:val="20"/>
            <w:szCs w:val="20"/>
            <w:vertAlign w:val="baseline"/>
          </w:rPr>
          <w:t xml:space="preserve">m to 12 </w:t>
        </w:r>
      </w:ins>
      <w:ins w:id="608" w:author="Unknown Author" w:date="2019-05-20T14:45:00Z">
        <w:r>
          <w:rPr>
            <w:rFonts w:eastAsia="Times New Roman" w:cs="Times New Roman"/>
            <w:i w:val="false"/>
            <w:iCs w:val="false"/>
            <w:position w:val="0"/>
            <w:sz w:val="20"/>
            <w:sz w:val="20"/>
            <w:szCs w:val="20"/>
            <w:vertAlign w:val="baseline"/>
          </w:rPr>
          <w:t>µm</w:t>
        </w:r>
      </w:ins>
      <w:ins w:id="609" w:author="Unknown Author" w:date="2019-05-20T14:45:00Z">
        <w:r>
          <w:rPr>
            <w:rFonts w:cs="Times New Roman"/>
            <w:i w:val="false"/>
            <w:iCs w:val="false"/>
            <w:position w:val="0"/>
            <w:sz w:val="20"/>
            <w:sz w:val="20"/>
            <w:szCs w:val="20"/>
            <w:vertAlign w:val="baseline"/>
          </w:rPr>
          <w:t xml:space="preserve"> changed the surface albedo by 0.008. This low sensitivity to cell length and diameter is likely because all of the cells considered here are large from a radiative transfer perspective.</w:t>
        </w:r>
      </w:ins>
      <w:ins w:id="610" w:author="Unknown Author" w:date="2019-06-09T14:55:00Z">
        <w:r>
          <w:rPr>
            <w:rFonts w:cs="Times New Roman"/>
            <w:i w:val="false"/>
            <w:iCs w:val="false"/>
            <w:position w:val="0"/>
            <w:sz w:val="20"/>
            <w:sz w:val="20"/>
            <w:szCs w:val="20"/>
            <w:vertAlign w:val="baseline"/>
          </w:rPr>
          <w:t xml:space="preserve"> </w:t>
        </w:r>
      </w:ins>
    </w:p>
    <w:p>
      <w:pPr>
        <w:pStyle w:val="Normal"/>
        <w:spacing w:lineRule="auto" w:line="360"/>
        <w:rPr>
          <w:rFonts w:cs="Times New Roman"/>
          <w:i w:val="false"/>
          <w:i w:val="false"/>
          <w:iCs w:val="false"/>
          <w:position w:val="0"/>
          <w:sz w:val="20"/>
          <w:sz w:val="20"/>
          <w:szCs w:val="20"/>
          <w:vertAlign w:val="baseline"/>
        </w:rPr>
      </w:pPr>
      <w:r>
        <w:rPr>
          <w:rFonts w:cs="Times New Roman"/>
          <w:i w:val="false"/>
          <w:iCs w:val="false"/>
          <w:position w:val="0"/>
          <w:sz w:val="20"/>
          <w:sz w:val="20"/>
          <w:szCs w:val="20"/>
          <w:vertAlign w:val="baseline"/>
        </w:rPr>
      </w:r>
    </w:p>
    <w:p>
      <w:pPr>
        <w:pStyle w:val="Normal"/>
        <w:spacing w:lineRule="auto" w:line="360"/>
        <w:rPr/>
      </w:pPr>
      <w:ins w:id="611" w:author="Unknown Author" w:date="2019-06-09T14:55:00Z">
        <w:r>
          <w:rPr>
            <w:rFonts w:cs="Times New Roman"/>
            <w:i w:val="false"/>
            <w:iCs w:val="false"/>
            <w:position w:val="0"/>
            <w:sz w:val="20"/>
            <w:sz w:val="20"/>
            <w:szCs w:val="20"/>
            <w:vertAlign w:val="baseline"/>
          </w:rPr>
          <w:t>For mineral dusts, we measured the optical properties of local mineral dusts by first removing the organic matter from the impurties present in melted H</w:t>
        </w:r>
      </w:ins>
      <w:ins w:id="612" w:author="Unknown Author" w:date="2019-06-09T14:55:00Z">
        <w:r>
          <w:rPr>
            <w:rFonts w:cs="Times New Roman"/>
            <w:i w:val="false"/>
            <w:iCs w:val="false"/>
            <w:sz w:val="20"/>
            <w:szCs w:val="20"/>
            <w:vertAlign w:val="subscript"/>
          </w:rPr>
          <w:t>bio</w:t>
        </w:r>
      </w:ins>
      <w:ins w:id="613" w:author="Unknown Author" w:date="2019-06-09T14:55:00Z">
        <w:r>
          <w:rPr>
            <w:rFonts w:cs="Times New Roman"/>
            <w:i w:val="false"/>
            <w:iCs w:val="false"/>
            <w:position w:val="0"/>
            <w:sz w:val="20"/>
            <w:sz w:val="20"/>
            <w:szCs w:val="20"/>
            <w:vertAlign w:val="baseline"/>
          </w:rPr>
          <w:t xml:space="preserve"> ice and measuring the particle size distribution (PSD) using scanning electron microscopy (see Supp Info 2 for full sample preparation and PSD measurement details). We then arranged the mineral dust samples into an optically thick layer on a microscope slide and pressed them tightly against the open aperture of a Thorlabs IS200-4 2” integrating sphere. The other apertures were covered with SM05CP2C caps and the sample reflectance was measured using the same ASD Field Spec Pro 3 as was used for field measurements. The PSD and reflectance of the sample were then used to determine the complex refractive index of the bulk mineral dust mixture by inverting the Discrete Ordinates radiative transfer model (DISORT) following the methodology of Skiles et al. (2017). Briefly, the measured reflectance is used as a target for repeated runs of the DISORT model with varying refractive indices. The refractive index that gives the lowest root mean square error across the solar spectrum is determined to be the real refractive index of the bulk mixture. This is then used to forward model the optical properties of the mineral dust using Mie scattering theory. This was undertaken for mineral dust of radii 0.01 – 10 </w:t>
        </w:r>
      </w:ins>
      <w:ins w:id="614" w:author="Unknown Author" w:date="2019-06-09T14:55:00Z">
        <w:r>
          <w:rPr>
            <w:rFonts w:eastAsia="Symbol" w:cs="Times New Roman"/>
            <w:i w:val="false"/>
            <w:iCs w:val="false"/>
            <w:position w:val="0"/>
            <w:sz w:val="20"/>
            <w:sz w:val="20"/>
            <w:szCs w:val="20"/>
            <w:vertAlign w:val="baseline"/>
          </w:rPr>
          <w:t>µm</w:t>
        </w:r>
      </w:ins>
      <w:ins w:id="615" w:author="Unknown Author" w:date="2019-06-09T14:55:00Z">
        <w:r>
          <w:rPr>
            <w:rFonts w:cs="Times New Roman"/>
            <w:i w:val="false"/>
            <w:iCs w:val="false"/>
            <w:position w:val="0"/>
            <w:sz w:val="20"/>
            <w:sz w:val="20"/>
            <w:szCs w:val="20"/>
            <w:vertAlign w:val="baseline"/>
          </w:rPr>
          <w:t xml:space="preserve"> at a resolution of 0.01 </w:t>
        </w:r>
      </w:ins>
      <w:ins w:id="616" w:author="Unknown Author" w:date="2019-06-09T14:55:00Z">
        <w:r>
          <w:rPr>
            <w:rFonts w:eastAsia="Symbol" w:cs="Times New Roman"/>
            <w:i w:val="false"/>
            <w:iCs w:val="false"/>
            <w:position w:val="0"/>
            <w:sz w:val="20"/>
            <w:sz w:val="20"/>
            <w:szCs w:val="20"/>
            <w:vertAlign w:val="baseline"/>
          </w:rPr>
          <w:t>µm</w:t>
        </w:r>
      </w:ins>
      <w:ins w:id="617" w:author="Unknown Author" w:date="2019-06-09T14:55:00Z">
        <w:r>
          <w:rPr>
            <w:rFonts w:cs="Times New Roman"/>
            <w:i w:val="false"/>
            <w:iCs w:val="false"/>
            <w:position w:val="0"/>
            <w:sz w:val="20"/>
            <w:sz w:val="20"/>
            <w:szCs w:val="20"/>
            <w:vertAlign w:val="baseline"/>
          </w:rPr>
          <w:t xml:space="preserve">. The measured PSD was then used to apply a weighted average to the estimated single scattering properties to provide a bulk refractive index for the measured mineral sample. This was then added to the lookup library for the radiative transfer model. The new radiative transfer package BioSNICAR_GO was used to predict the albedo of snow and ice surfaces with our field-measured mineral dust. Since we only had two samples from southwestern Greenland, we also incorporated into our radiative transfer model published optical properties for </w:t>
        </w:r>
      </w:ins>
      <w:ins w:id="618" w:author="Unknown Author" w:date="2019-06-09T14:56:00Z">
        <w:r>
          <w:rPr>
            <w:rFonts w:cs="Times New Roman"/>
            <w:i w:val="false"/>
            <w:iCs w:val="false"/>
            <w:position w:val="0"/>
            <w:sz w:val="20"/>
            <w:sz w:val="20"/>
            <w:szCs w:val="20"/>
            <w:vertAlign w:val="baseline"/>
          </w:rPr>
          <w:t xml:space="preserve">bulk minerals by Polashenski et al. (2015). They </w:t>
        </w:r>
      </w:ins>
      <w:ins w:id="619" w:author="Unknown Author" w:date="2019-06-09T17:42:00Z">
        <w:r>
          <w:rPr>
            <w:rFonts w:cs="Times New Roman"/>
            <w:i w:val="false"/>
            <w:iCs w:val="false"/>
            <w:position w:val="0"/>
            <w:sz w:val="20"/>
            <w:sz w:val="20"/>
            <w:szCs w:val="20"/>
            <w:vertAlign w:val="baseline"/>
          </w:rPr>
          <w:t xml:space="preserve">reasoned that iron-rich hematite was the primary light-absorbing </w:t>
        </w:r>
      </w:ins>
      <w:ins w:id="620" w:author="Unknown Author" w:date="2019-06-09T17:43:00Z">
        <w:r>
          <w:rPr>
            <w:rFonts w:cs="Times New Roman"/>
            <w:i w:val="false"/>
            <w:iCs w:val="false"/>
            <w:position w:val="0"/>
            <w:sz w:val="20"/>
            <w:sz w:val="20"/>
            <w:szCs w:val="20"/>
            <w:vertAlign w:val="baseline"/>
          </w:rPr>
          <w:t>mineral in Greenland dust samples, and they simulated three hematite scenarios using low (2.7 %), median (5.6 %) and high (9.3 %) estimates for the proportion of hematite in bulk mineral samples from a literature search on Greenland Ice Sheet surface mineralogy. We refer to these samples as P1, P2 and P3 for low, median and high hematite respectively. The non-hematite component of the sample was a mixture of illite, montmorillonite, calcite, kaolinite, anthropogenic particulates and quartz.</w:t>
        </w:r>
      </w:ins>
      <w:ins w:id="621" w:author="Unknown Author" w:date="2019-06-09T15:08:00Z">
        <w:r>
          <w:rPr>
            <w:rFonts w:cs="Times New Roman"/>
            <w:i w:val="false"/>
            <w:iCs w:val="false"/>
            <w:position w:val="0"/>
            <w:sz w:val="20"/>
            <w:sz w:val="20"/>
            <w:szCs w:val="20"/>
            <w:vertAlign w:val="baseline"/>
          </w:rPr>
          <w:t xml:space="preserve"> Each mineral sample had a lognormal particle size distribution ran</w:t>
        </w:r>
      </w:ins>
      <w:ins w:id="622" w:author="Unknown Author" w:date="2019-06-09T15:09:00Z">
        <w:r>
          <w:rPr>
            <w:rFonts w:cs="Times New Roman"/>
            <w:i w:val="false"/>
            <w:iCs w:val="false"/>
            <w:position w:val="0"/>
            <w:sz w:val="20"/>
            <w:sz w:val="20"/>
            <w:szCs w:val="20"/>
            <w:vertAlign w:val="baseline"/>
          </w:rPr>
          <w:t xml:space="preserve">ging from 0.1 </w:t>
        </w:r>
      </w:ins>
      <w:ins w:id="623" w:author="Unknown Author" w:date="2019-06-09T15:09:00Z">
        <w:r>
          <w:rPr>
            <w:rFonts w:eastAsia="Times New Roman" w:cs="Times New Roman"/>
            <w:i w:val="false"/>
            <w:iCs w:val="false"/>
            <w:position w:val="0"/>
            <w:sz w:val="20"/>
            <w:sz w:val="20"/>
            <w:szCs w:val="20"/>
            <w:vertAlign w:val="baseline"/>
          </w:rPr>
          <w:t>µm</w:t>
        </w:r>
      </w:ins>
      <w:ins w:id="624" w:author="Unknown Author" w:date="2019-06-09T15:09:00Z">
        <w:r>
          <w:rPr>
            <w:rFonts w:cs="Times New Roman"/>
            <w:i w:val="false"/>
            <w:iCs w:val="false"/>
            <w:position w:val="0"/>
            <w:sz w:val="20"/>
            <w:sz w:val="20"/>
            <w:szCs w:val="20"/>
            <w:vertAlign w:val="baseline"/>
          </w:rPr>
          <w:t xml:space="preserve"> to 90 </w:t>
        </w:r>
      </w:ins>
      <w:ins w:id="625" w:author="Unknown Author" w:date="2019-06-09T15:09:00Z">
        <w:r>
          <w:rPr>
            <w:rFonts w:eastAsia="Times New Roman" w:cs="Times New Roman"/>
            <w:i w:val="false"/>
            <w:iCs w:val="false"/>
            <w:position w:val="0"/>
            <w:sz w:val="20"/>
            <w:sz w:val="20"/>
            <w:szCs w:val="20"/>
            <w:vertAlign w:val="baseline"/>
          </w:rPr>
          <w:t>µm</w:t>
        </w:r>
      </w:ins>
      <w:ins w:id="626" w:author="Unknown Author" w:date="2019-06-09T17:37:00Z">
        <w:r>
          <w:rPr>
            <w:rFonts w:eastAsia="Times New Roman" w:cs="Times New Roman"/>
            <w:i w:val="false"/>
            <w:iCs w:val="false"/>
            <w:position w:val="0"/>
            <w:sz w:val="20"/>
            <w:sz w:val="20"/>
            <w:szCs w:val="20"/>
            <w:vertAlign w:val="baseline"/>
          </w:rPr>
          <w:t>.</w:t>
        </w:r>
      </w:ins>
      <w:ins w:id="627" w:author="Unknown Author" w:date="2019-06-18T15:05:00Z">
        <w:r>
          <w:rPr>
            <w:rFonts w:eastAsia="Times New Roman" w:cs="Times New Roman"/>
            <w:i w:val="false"/>
            <w:iCs w:val="false"/>
            <w:position w:val="0"/>
            <w:sz w:val="20"/>
            <w:sz w:val="20"/>
            <w:szCs w:val="20"/>
            <w:vertAlign w:val="baseline"/>
          </w:rPr>
          <w:t xml:space="preserve"> </w:t>
        </w:r>
      </w:ins>
      <w:ins w:id="628" w:author="Unknown Author" w:date="2019-06-18T15:06:00Z">
        <w:r>
          <w:rPr>
            <w:rFonts w:eastAsia="Times New Roman" w:cs="Times New Roman"/>
            <w:i w:val="false"/>
            <w:iCs w:val="false"/>
            <w:position w:val="0"/>
            <w:sz w:val="20"/>
            <w:sz w:val="20"/>
            <w:szCs w:val="20"/>
            <w:vertAlign w:val="baseline"/>
          </w:rPr>
          <w:t>In addition, four “global average” dusts from Flanner et al. (2007), which have typical Saharan optical properties, were also used</w:t>
        </w:r>
      </w:ins>
      <w:ins w:id="629" w:author="Unknown Author" w:date="2019-06-18T15:08:00Z">
        <w:r>
          <w:rPr>
            <w:rFonts w:eastAsia="Times New Roman" w:cs="Times New Roman"/>
            <w:i w:val="false"/>
            <w:iCs w:val="false"/>
            <w:position w:val="0"/>
            <w:sz w:val="20"/>
            <w:sz w:val="20"/>
            <w:szCs w:val="20"/>
            <w:vertAlign w:val="baseline"/>
          </w:rPr>
          <w:t>, providing a wide range of realistic dust samples with a range from low to high red-mineral content</w:t>
        </w:r>
      </w:ins>
      <w:ins w:id="630" w:author="Unknown Author" w:date="2019-06-18T15:09:00Z">
        <w:r>
          <w:rPr>
            <w:rFonts w:eastAsia="Times New Roman" w:cs="Times New Roman"/>
            <w:i w:val="false"/>
            <w:iCs w:val="false"/>
            <w:position w:val="0"/>
            <w:sz w:val="20"/>
            <w:sz w:val="20"/>
            <w:szCs w:val="20"/>
            <w:vertAlign w:val="baseline"/>
          </w:rPr>
          <w:t xml:space="preserve"> – critical because these red minerals are most likely to a) have non-negligible albedo-reducing effects, and b) have similarly shaped spectral albedo</w:t>
        </w:r>
      </w:ins>
      <w:ins w:id="631" w:author="Unknown Author" w:date="2019-06-18T15:10:00Z">
        <w:r>
          <w:rPr>
            <w:rFonts w:eastAsia="Times New Roman" w:cs="Times New Roman"/>
            <w:i w:val="false"/>
            <w:iCs w:val="false"/>
            <w:position w:val="0"/>
            <w:sz w:val="20"/>
            <w:sz w:val="20"/>
            <w:szCs w:val="20"/>
            <w:vertAlign w:val="baseline"/>
          </w:rPr>
          <w:t xml:space="preserve"> to glacier algae.</w:t>
        </w:r>
      </w:ins>
      <w:ins w:id="632" w:author="Unknown Author" w:date="2019-06-24T19:38:00Z">
        <w:r>
          <w:rPr>
            <w:rFonts w:eastAsia="Times New Roman" w:cs="Times New Roman"/>
            <w:i w:val="false"/>
            <w:iCs w:val="false"/>
            <w:position w:val="0"/>
            <w:sz w:val="20"/>
            <w:sz w:val="20"/>
            <w:szCs w:val="20"/>
            <w:vertAlign w:val="baseline"/>
          </w:rPr>
          <w:t xml:space="preserve"> </w:t>
        </w:r>
      </w:ins>
      <w:ins w:id="633" w:author="Unknown Author" w:date="2019-06-30T09:13:00Z">
        <w:r>
          <w:rPr>
            <w:rFonts w:eastAsia="Times New Roman" w:cs="Times New Roman"/>
            <w:i w:val="false"/>
            <w:iCs w:val="false"/>
            <w:position w:val="0"/>
            <w:sz w:val="20"/>
            <w:sz w:val="20"/>
            <w:szCs w:val="20"/>
            <w:vertAlign w:val="baseline"/>
          </w:rPr>
          <w:t>We refer to these Flanner et al. (2007) dusts as F1, F2, F3 and F4.</w:t>
        </w:r>
      </w:ins>
      <w:ins w:id="634" w:author="Unknown Author" w:date="2019-06-24T19:35:00Z">
        <w:r>
          <w:rPr>
            <w:rFonts w:eastAsia="Times New Roman" w:cs="Times New Roman"/>
            <w:i w:val="false"/>
            <w:iCs w:val="false"/>
            <w:position w:val="0"/>
            <w:sz w:val="20"/>
            <w:sz w:val="20"/>
            <w:szCs w:val="20"/>
            <w:vertAlign w:val="baseline"/>
          </w:rPr>
          <w:t xml:space="preserve"> </w:t>
        </w:r>
      </w:ins>
      <w:ins w:id="635" w:author="Unknown Author" w:date="2019-06-30T08:53:00Z">
        <w:r>
          <w:rPr>
            <w:rFonts w:eastAsia="Times New Roman" w:cs="Times New Roman"/>
            <w:i w:val="false"/>
            <w:iCs w:val="false"/>
            <w:position w:val="0"/>
            <w:sz w:val="20"/>
            <w:sz w:val="20"/>
            <w:szCs w:val="20"/>
            <w:vertAlign w:val="baseline"/>
          </w:rPr>
          <w:t xml:space="preserve">We point out that most of the samples used to generate these bulk optical properties obtained from past literature were from snow, and there may be additional inputs to the bare-ice zone due to ablative release from Holocene age ice. Our </w:t>
        </w:r>
      </w:ins>
      <w:ins w:id="636" w:author="Unknown Author" w:date="2019-06-30T08:53:00Z">
        <w:r>
          <w:rPr>
            <w:rFonts w:eastAsia="Times New Roman" w:cs="Times New Roman"/>
            <w:i w:val="false"/>
            <w:iCs w:val="false"/>
            <w:position w:val="0"/>
            <w:sz w:val="20"/>
            <w:sz w:val="20"/>
            <w:szCs w:val="20"/>
            <w:highlight w:val="yellow"/>
            <w:vertAlign w:val="baseline"/>
          </w:rPr>
          <w:t xml:space="preserve">mineralogical analyses </w:t>
        </w:r>
      </w:ins>
      <w:ins w:id="637" w:author="Unknown Author" w:date="2019-06-30T08:53:00Z">
        <w:r>
          <w:rPr>
            <w:rFonts w:eastAsia="Times New Roman" w:cs="Times New Roman"/>
            <w:i w:val="false"/>
            <w:iCs w:val="false"/>
            <w:position w:val="0"/>
            <w:sz w:val="20"/>
            <w:sz w:val="20"/>
            <w:szCs w:val="20"/>
            <w:vertAlign w:val="baseline"/>
          </w:rPr>
          <w:t xml:space="preserve">corroborate past literature that </w:t>
        </w:r>
      </w:ins>
      <w:ins w:id="638" w:author="Unknown Author" w:date="2019-06-30T08:54:00Z">
        <w:r>
          <w:rPr>
            <w:rFonts w:eastAsia="Times New Roman" w:cs="Times New Roman"/>
            <w:i w:val="false"/>
            <w:iCs w:val="false"/>
            <w:position w:val="0"/>
            <w:sz w:val="20"/>
            <w:sz w:val="20"/>
            <w:szCs w:val="20"/>
            <w:vertAlign w:val="baseline"/>
          </w:rPr>
          <w:t>indicate that the local bare-ice mineralogy is hematite-poor and unlikely to be of Saharan origin (Tedesco et al. 2013; Wientjes et al. 2011), and we include these dusts firstly as red end-members in our sensitivity study</w:t>
        </w:r>
      </w:ins>
      <w:ins w:id="639" w:author="Unknown Author" w:date="2019-06-30T08:55:00Z">
        <w:r>
          <w:rPr>
            <w:rFonts w:eastAsia="Times New Roman" w:cs="Times New Roman"/>
            <w:i w:val="false"/>
            <w:iCs w:val="false"/>
            <w:position w:val="0"/>
            <w:sz w:val="20"/>
            <w:sz w:val="20"/>
            <w:szCs w:val="20"/>
            <w:vertAlign w:val="baseline"/>
          </w:rPr>
          <w:t xml:space="preserve">, and also to account for possible occasional inputs from Saharan dusts from </w:t>
        </w:r>
      </w:ins>
      <w:ins w:id="640" w:author="Unknown Author" w:date="2019-06-30T08:56:00Z">
        <w:r>
          <w:rPr>
            <w:rFonts w:eastAsia="Times New Roman" w:cs="Times New Roman"/>
            <w:i w:val="false"/>
            <w:iCs w:val="false"/>
            <w:position w:val="0"/>
            <w:sz w:val="20"/>
            <w:sz w:val="20"/>
            <w:szCs w:val="20"/>
            <w:vertAlign w:val="baseline"/>
          </w:rPr>
          <w:t>the atmosphere.</w:t>
        </w:r>
      </w:ins>
    </w:p>
    <w:p>
      <w:pPr>
        <w:pStyle w:val="Normal"/>
        <w:spacing w:lineRule="auto" w:line="360"/>
        <w:rPr>
          <w:rFonts w:ascii="Times New Roman" w:hAnsi="Times New Roman" w:eastAsia="Times New Roman" w:cs="Times New Roman"/>
          <w:del w:id="642" w:author="Unknown Author" w:date="2019-06-09T17:48:00Z"/>
          <w:b/>
          <w:b/>
          <w:bCs/>
          <w:i w:val="false"/>
          <w:i w:val="false"/>
          <w:iCs w:val="false"/>
          <w:position w:val="0"/>
          <w:sz w:val="20"/>
          <w:sz w:val="20"/>
          <w:szCs w:val="20"/>
          <w:highlight w:val="yellow"/>
          <w:vertAlign w:val="baseline"/>
        </w:rPr>
      </w:pPr>
      <w:del w:id="641" w:author="Unknown Author" w:date="2019-06-09T17:48:00Z">
        <w:r>
          <w:rPr>
            <w:rFonts w:eastAsia="Times New Roman" w:cs="Times New Roman"/>
            <w:b/>
            <w:bCs/>
            <w:i w:val="false"/>
            <w:iCs w:val="false"/>
            <w:position w:val="0"/>
            <w:sz w:val="20"/>
            <w:sz w:val="20"/>
            <w:szCs w:val="20"/>
            <w:highlight w:val="yellow"/>
            <w:vertAlign w:val="baseline"/>
          </w:rPr>
        </w:r>
      </w:del>
    </w:p>
    <w:p>
      <w:pPr>
        <w:pStyle w:val="Normal"/>
        <w:spacing w:lineRule="auto" w:line="360"/>
        <w:rPr>
          <w:rFonts w:ascii="Times New Roman" w:hAnsi="Times New Roman" w:eastAsia="Times New Roman" w:cs="Times New Roman"/>
          <w:del w:id="644" w:author="Unknown Author" w:date="2019-05-23T16:40:00Z"/>
          <w:b/>
          <w:b/>
          <w:bCs/>
          <w:i w:val="false"/>
          <w:i w:val="false"/>
          <w:iCs w:val="false"/>
          <w:position w:val="0"/>
          <w:sz w:val="20"/>
          <w:sz w:val="20"/>
          <w:szCs w:val="20"/>
          <w:highlight w:val="yellow"/>
          <w:vertAlign w:val="baseline"/>
        </w:rPr>
      </w:pPr>
      <w:del w:id="643" w:author="Unknown Author" w:date="2019-05-23T16:40:00Z">
        <w:r>
          <w:rPr>
            <w:rFonts w:eastAsia="Times New Roman" w:cs="Times New Roman"/>
            <w:b/>
            <w:bCs/>
            <w:i w:val="false"/>
            <w:iCs w:val="false"/>
            <w:position w:val="0"/>
            <w:sz w:val="20"/>
            <w:sz w:val="20"/>
            <w:szCs w:val="20"/>
            <w:highlight w:val="yellow"/>
            <w:vertAlign w:val="baseline"/>
          </w:rPr>
        </w:r>
      </w:del>
    </w:p>
    <w:p>
      <w:pPr>
        <w:pStyle w:val="Normal"/>
        <w:spacing w:lineRule="auto" w:line="360"/>
        <w:rPr>
          <w:rFonts w:ascii="Times New Roman" w:hAnsi="Times New Roman" w:eastAsia="Times New Roman" w:cs="Times New Roman"/>
          <w:del w:id="646" w:author="Unknown Author" w:date="2019-05-23T10:18:00Z"/>
          <w:b/>
          <w:b/>
          <w:bCs/>
          <w:i w:val="false"/>
          <w:i w:val="false"/>
          <w:iCs w:val="false"/>
          <w:position w:val="0"/>
          <w:sz w:val="20"/>
          <w:sz w:val="20"/>
          <w:szCs w:val="20"/>
          <w:highlight w:val="yellow"/>
          <w:vertAlign w:val="baseline"/>
        </w:rPr>
      </w:pPr>
      <w:del w:id="645" w:author="Unknown Author" w:date="2019-05-20T15:47:00Z">
        <w:r>
          <w:rPr>
            <w:rFonts w:eastAsia="Times New Roman" w:cs="Times New Roman"/>
            <w:b/>
            <w:bCs/>
            <w:i w:val="false"/>
            <w:iCs w:val="false"/>
            <w:position w:val="0"/>
            <w:sz w:val="20"/>
            <w:sz w:val="20"/>
            <w:szCs w:val="20"/>
            <w:highlight w:val="yellow"/>
            <w:vertAlign w:val="baseline"/>
          </w:rPr>
          <w:delText>2.6 Radiative transfer modelling</w:delText>
        </w:r>
      </w:del>
    </w:p>
    <w:p>
      <w:pPr>
        <w:pStyle w:val="Normal"/>
        <w:spacing w:lineRule="auto" w:line="360"/>
        <w:rPr>
          <w:rFonts w:ascii="Times New Roman" w:hAnsi="Times New Roman" w:eastAsia="Times New Roman" w:cs="Times New Roman"/>
          <w:b/>
          <w:b/>
          <w:bCs/>
          <w:i w:val="false"/>
          <w:i w:val="false"/>
          <w:iCs w:val="false"/>
          <w:position w:val="0"/>
          <w:sz w:val="20"/>
          <w:sz w:val="20"/>
          <w:szCs w:val="20"/>
          <w:highlight w:val="yellow"/>
          <w:vertAlign w:val="baseline"/>
        </w:rPr>
      </w:pPr>
      <w:r>
        <w:rPr>
          <w:rFonts w:eastAsia="Times New Roman" w:cs="Times New Roman"/>
          <w:b/>
          <w:bCs/>
          <w:i w:val="false"/>
          <w:iCs w:val="false"/>
          <w:position w:val="0"/>
          <w:sz w:val="20"/>
          <w:sz w:val="20"/>
          <w:szCs w:val="20"/>
          <w:highlight w:val="yellow"/>
          <w:vertAlign w:val="baseline"/>
        </w:rPr>
      </w:r>
    </w:p>
    <w:p>
      <w:pPr>
        <w:pStyle w:val="Normal"/>
        <w:spacing w:lineRule="auto" w:line="360"/>
        <w:rPr/>
      </w:pPr>
      <w:r>
        <w:rPr>
          <w:rFonts w:cs="Times New Roman"/>
          <w:b w:val="false"/>
          <w:bCs w:val="false"/>
          <w:i w:val="false"/>
          <w:iCs w:val="false"/>
          <w:sz w:val="20"/>
          <w:szCs w:val="20"/>
          <w:rPrChange w:id="0" w:author="Unknown Author" w:date="2019-06-18T15:32:00Z"/>
        </w:rPr>
        <w:t>The ice optical properties</w:t>
      </w:r>
      <w:ins w:id="648" w:author="Unknown Author" w:date="2019-06-18T15:10:00Z">
        <w:r>
          <w:rPr>
            <w:rFonts w:cs="Times New Roman"/>
            <w:b w:val="false"/>
            <w:bCs w:val="false"/>
            <w:i w:val="false"/>
            <w:iCs w:val="false"/>
            <w:sz w:val="20"/>
            <w:szCs w:val="20"/>
          </w:rPr>
          <w:t xml:space="preserve"> in BioSNICAR_GO</w:t>
        </w:r>
      </w:ins>
      <w:r>
        <w:rPr>
          <w:rFonts w:cs="Times New Roman"/>
          <w:b w:val="false"/>
          <w:bCs w:val="false"/>
          <w:i w:val="false"/>
          <w:iCs w:val="false"/>
          <w:sz w:val="20"/>
          <w:szCs w:val="20"/>
          <w:rPrChange w:id="0" w:author="Unknown Author" w:date="2019-06-18T15:32:00Z"/>
        </w:rPr>
        <w:t xml:space="preserve"> were </w:t>
      </w:r>
      <w:ins w:id="650" w:author="Unknown Author" w:date="2019-05-20T15:47:00Z">
        <w:r>
          <w:rPr>
            <w:rFonts w:cs="Times New Roman"/>
            <w:b w:val="false"/>
            <w:bCs w:val="false"/>
            <w:i w:val="false"/>
            <w:iCs w:val="false"/>
            <w:sz w:val="20"/>
            <w:szCs w:val="20"/>
          </w:rPr>
          <w:t xml:space="preserve">also </w:t>
        </w:r>
      </w:ins>
      <w:r>
        <w:rPr>
          <w:rFonts w:cs="Times New Roman"/>
          <w:b w:val="false"/>
          <w:bCs w:val="false"/>
          <w:i w:val="false"/>
          <w:iCs w:val="false"/>
          <w:sz w:val="20"/>
          <w:szCs w:val="20"/>
          <w:rPrChange w:id="0" w:author="Unknown Author" w:date="2019-06-18T15:32:00Z"/>
        </w:rPr>
        <w:t>calculated using a parameterisation of geometric optics adapted from van Diedenhoven et al. (2014) instead of the Mie scattering approach taken by the original SNICAR model. A geometrical optics approach to generating ice optical properties was chosen because it enables arbitrarily large ice grains with a hexagonal columnar shape to be simulated, in order to better estimate the albedo of glacier ice where grains are large and aspherical.</w:t>
      </w:r>
      <w:ins w:id="652" w:author="Unknown Author" w:date="2019-06-18T15:11:00Z">
        <w:r>
          <w:rPr>
            <w:rFonts w:cs="Times New Roman"/>
            <w:b w:val="false"/>
            <w:bCs w:val="false"/>
            <w:i w:val="false"/>
            <w:iCs w:val="false"/>
            <w:sz w:val="20"/>
            <w:szCs w:val="20"/>
          </w:rPr>
          <w:t xml:space="preserve"> While the real ice surface is composed of irregularly shaped and sized grains, this approach enabled us to</w:t>
        </w:r>
      </w:ins>
      <w:ins w:id="653" w:author="Unknown Author" w:date="2019-06-18T15:12:00Z">
        <w:r>
          <w:rPr>
            <w:rFonts w:cs="Times New Roman"/>
            <w:b w:val="false"/>
            <w:bCs w:val="false"/>
            <w:i w:val="false"/>
            <w:iCs w:val="false"/>
            <w:sz w:val="20"/>
            <w:szCs w:val="20"/>
          </w:rPr>
          <w:t xml:space="preserve"> simulate our field spectra much more accurately and circumvented the requirements </w:t>
        </w:r>
      </w:ins>
      <w:ins w:id="654" w:author="Unknown Author" w:date="2019-06-18T15:12:00Z">
        <w:r>
          <w:rPr>
            <w:rFonts w:eastAsia="Times New Roman" w:cs="Times New Roman"/>
            <w:b w:val="false"/>
            <w:bCs w:val="false"/>
            <w:i w:val="false"/>
            <w:iCs w:val="false"/>
            <w:color w:val="00000A"/>
            <w:sz w:val="20"/>
            <w:szCs w:val="20"/>
            <w:lang w:val="en-GB" w:eastAsia="de-DE" w:bidi="ar-SA"/>
          </w:rPr>
          <w:t>that</w:t>
        </w:r>
      </w:ins>
      <w:ins w:id="655" w:author="Unknown Author" w:date="2019-06-18T15:12:00Z">
        <w:r>
          <w:rPr>
            <w:rFonts w:cs="Times New Roman"/>
            <w:b w:val="false"/>
            <w:bCs w:val="false"/>
            <w:i w:val="false"/>
            <w:iCs w:val="false"/>
            <w:sz w:val="20"/>
            <w:szCs w:val="20"/>
          </w:rPr>
          <w:t xml:space="preserve"> individual grains are small and spherical that underpin Mie scattering codes.</w:t>
        </w:r>
      </w:ins>
      <w:r>
        <w:rPr>
          <w:rFonts w:cs="Times New Roman"/>
          <w:b w:val="false"/>
          <w:bCs w:val="false"/>
          <w:i w:val="false"/>
          <w:iCs w:val="false"/>
          <w:sz w:val="20"/>
          <w:szCs w:val="20"/>
          <w:rPrChange w:id="0" w:author="Unknown Author" w:date="2019-06-18T15:32:00Z"/>
        </w:rPr>
        <w:t xml:space="preserve"> The optical properties of the ice grains are modelled using refractive indices from Warren and Brandt (2008). </w:t>
      </w:r>
      <w:ins w:id="657" w:author="Unknown Author" w:date="2019-05-20T15:50:00Z">
        <w:r>
          <w:rPr>
            <w:rFonts w:cs="Times New Roman"/>
            <w:b w:val="false"/>
            <w:bCs w:val="false"/>
            <w:i w:val="false"/>
            <w:iCs w:val="false"/>
            <w:sz w:val="20"/>
            <w:szCs w:val="20"/>
          </w:rPr>
          <w:t xml:space="preserve">The radiative </w:t>
        </w:r>
      </w:ins>
      <w:ins w:id="658" w:author="Unknown Author" w:date="2019-05-20T15:51:00Z">
        <w:r>
          <w:rPr>
            <w:rFonts w:cs="Times New Roman"/>
            <w:b w:val="false"/>
            <w:bCs w:val="false"/>
            <w:i w:val="false"/>
            <w:iCs w:val="false"/>
            <w:sz w:val="20"/>
            <w:szCs w:val="20"/>
          </w:rPr>
          <w:t xml:space="preserve">transfer model is a two-stream model described in full in Cook et al. (2017b) and Flanner et al. (2007). </w:t>
        </w:r>
      </w:ins>
      <w:del w:id="659" w:author="Unknown Author" w:date="2019-05-20T15:49:00Z">
        <w:r>
          <w:rPr>
            <w:rFonts w:cs="Times New Roman"/>
            <w:b w:val="false"/>
            <w:bCs w:val="false"/>
            <w:i w:val="false"/>
            <w:iCs w:val="false"/>
            <w:sz w:val="20"/>
            <w:szCs w:val="20"/>
          </w:rPr>
          <w:delText xml:space="preserve">BioSNICAR_GO is a major update to the the BioSNICAR model (Cook et al., 2017b; Flanner et al., 2007) that allows the user to select to predict single scattering optical properties for ice grains, mineral dusts and algal cells whose sizes exceed the upper limit of the Mie scattering domain using geometrical optics. </w:delText>
        </w:r>
      </w:del>
      <w:del w:id="660" w:author="Unknown Author" w:date="2019-05-20T15:50:00Z">
        <w:r>
          <w:rPr>
            <w:rFonts w:cs="Times New Roman"/>
            <w:b w:val="false"/>
            <w:bCs w:val="false"/>
            <w:i w:val="false"/>
            <w:iCs w:val="false"/>
            <w:sz w:val="20"/>
            <w:szCs w:val="20"/>
          </w:rPr>
          <w:delText>For the entire workflow, documentation and annotated scripts are provided in our data repository.</w:delText>
        </w:r>
      </w:del>
      <w:del w:id="661" w:author="Unknown Author" w:date="2019-06-18T15:17:00Z">
        <w:r>
          <w:rPr>
            <w:rFonts w:cs="Times New Roman"/>
            <w:b w:val="false"/>
            <w:bCs w:val="false"/>
            <w:i w:val="false"/>
            <w:iCs w:val="false"/>
            <w:sz w:val="20"/>
            <w:szCs w:val="20"/>
          </w:rPr>
          <w:delText xml:space="preserve"> </w:delText>
        </w:r>
      </w:del>
      <w:r>
        <w:rPr>
          <w:rFonts w:cs="Times New Roman"/>
          <w:b w:val="false"/>
          <w:bCs w:val="false"/>
          <w:i w:val="false"/>
          <w:iCs w:val="false"/>
          <w:sz w:val="20"/>
          <w:szCs w:val="20"/>
          <w:rPrChange w:id="0" w:author="Unknown Author" w:date="2019-06-18T15:32:00Z"/>
        </w:rPr>
        <w:t xml:space="preserve">For the radiative transfer modelling presented in this study, the following model parameters were used: </w:t>
      </w:r>
      <w:del w:id="663" w:author="Unknown Author" w:date="2019-06-18T15:17:00Z">
        <w:r>
          <w:rPr>
            <w:rFonts w:cs="Times New Roman"/>
            <w:b w:val="false"/>
            <w:bCs w:val="false"/>
            <w:i w:val="false"/>
            <w:iCs w:val="false"/>
            <w:color w:val="000000"/>
            <w:sz w:val="20"/>
            <w:szCs w:val="20"/>
          </w:rPr>
          <w:delText xml:space="preserve"> </w:delText>
        </w:r>
      </w:del>
      <w:r>
        <w:rPr>
          <w:rFonts w:cs="Times New Roman"/>
          <w:b w:val="false"/>
          <w:bCs w:val="false"/>
          <w:i w:val="false"/>
          <w:iCs w:val="false"/>
          <w:color w:val="000000"/>
          <w:sz w:val="20"/>
          <w:szCs w:val="20"/>
          <w:rPrChange w:id="0" w:author="Unknown Author" w:date="2019-06-18T15:32:00Z"/>
        </w:rPr>
        <w:t xml:space="preserve">Diffuse illumination, ice crystal side-length and </w:t>
      </w:r>
      <w:del w:id="665" w:author="Unknown Author" w:date="2019-06-03T11:10:00Z">
        <w:r>
          <w:rPr>
            <w:rFonts w:cs="Times New Roman"/>
            <w:b w:val="false"/>
            <w:bCs w:val="false"/>
            <w:i w:val="false"/>
            <w:iCs w:val="false"/>
            <w:color w:val="000000"/>
            <w:sz w:val="20"/>
            <w:szCs w:val="20"/>
          </w:rPr>
          <w:delText>length</w:delText>
        </w:r>
      </w:del>
      <w:ins w:id="666" w:author="Unknown Author" w:date="2019-06-03T11:10:00Z">
        <w:r>
          <w:rPr>
            <w:rFonts w:cs="Times New Roman"/>
            <w:b w:val="false"/>
            <w:bCs w:val="false"/>
            <w:i w:val="false"/>
            <w:iCs w:val="false"/>
            <w:color w:val="000000"/>
            <w:sz w:val="20"/>
            <w:szCs w:val="20"/>
          </w:rPr>
          <w:t>diameter</w:t>
        </w:r>
      </w:ins>
      <w:r>
        <w:rPr>
          <w:rFonts w:cs="Times New Roman"/>
          <w:b w:val="false"/>
          <w:bCs w:val="false"/>
          <w:i w:val="false"/>
          <w:iCs w:val="false"/>
          <w:color w:val="000000"/>
          <w:sz w:val="20"/>
          <w:szCs w:val="20"/>
          <w:rPrChange w:id="0" w:author="Unknown Author" w:date="2019-06-18T15:32:00Z"/>
        </w:rPr>
        <w:t xml:space="preserve"> per vertical layer = 3, 4, 5, 8, 10 mm, layer thicknesses = 0.001, 0.01, 0.01, 0.01, 0.01 m, underlying surface albedo = 0.15, layer densities = 300, 400, 500, 600, 700 kg m</w:t>
      </w:r>
      <w:r>
        <w:rPr>
          <w:rFonts w:cs="Times New Roman"/>
          <w:b w:val="false"/>
          <w:bCs w:val="false"/>
          <w:i w:val="false"/>
          <w:iCs w:val="false"/>
          <w:color w:val="000000"/>
          <w:sz w:val="20"/>
          <w:szCs w:val="20"/>
          <w:vertAlign w:val="superscript"/>
          <w:rPrChange w:id="0" w:author="Unknown Author" w:date="2019-06-18T15:32:00Z"/>
        </w:rPr>
        <w:t>-3</w:t>
      </w:r>
      <w:r>
        <w:rPr>
          <w:rFonts w:cs="Times New Roman"/>
          <w:b w:val="false"/>
          <w:bCs w:val="false"/>
          <w:i w:val="false"/>
          <w:iCs w:val="false"/>
          <w:color w:val="000000"/>
          <w:sz w:val="20"/>
          <w:szCs w:val="20"/>
          <w:rPrChange w:id="0" w:author="Unknown Author" w:date="2019-06-18T15:32:00Z"/>
        </w:rPr>
        <w:t>.</w:t>
      </w:r>
      <w:ins w:id="670" w:author="Unknown Author" w:date="2019-05-20T15:52:00Z">
        <w:r>
          <w:rPr>
            <w:rFonts w:cs="Times New Roman"/>
            <w:b w:val="false"/>
            <w:bCs w:val="false"/>
            <w:i w:val="false"/>
            <w:iCs w:val="false"/>
            <w:color w:val="000000"/>
            <w:sz w:val="20"/>
            <w:szCs w:val="20"/>
          </w:rPr>
          <w:t xml:space="preserve"> 300 ppm of glacier algae and mineral dust were added </w:t>
        </w:r>
      </w:ins>
      <w:ins w:id="671" w:author="Unknown Author" w:date="2019-05-20T15:53:00Z">
        <w:r>
          <w:rPr>
            <w:rFonts w:cs="Times New Roman"/>
            <w:b w:val="false"/>
            <w:bCs w:val="false"/>
            <w:i w:val="false"/>
            <w:iCs w:val="false"/>
            <w:color w:val="000000"/>
            <w:sz w:val="20"/>
            <w:szCs w:val="20"/>
          </w:rPr>
          <w:t>separately to the upper 1 mm layer to quantify their effects on the surface albedo.</w:t>
        </w:r>
      </w:ins>
    </w:p>
    <w:p>
      <w:pPr>
        <w:pStyle w:val="Normal"/>
        <w:spacing w:lineRule="auto" w:line="360"/>
        <w:rPr>
          <w:rFonts w:ascii="Times New Roman" w:hAnsi="Times New Roman" w:cs="Times New Roman"/>
          <w:b w:val="false"/>
          <w:b w:val="false"/>
          <w:bCs w:val="false"/>
          <w:sz w:val="20"/>
          <w:szCs w:val="20"/>
        </w:rPr>
      </w:pPr>
      <w:r>
        <w:rPr>
          <w:rFonts w:cs="Times New Roman"/>
          <w:b w:val="false"/>
          <w:bCs w:val="false"/>
          <w:sz w:val="20"/>
          <w:szCs w:val="20"/>
        </w:rPr>
      </w:r>
    </w:p>
    <w:p>
      <w:pPr>
        <w:pStyle w:val="Normal"/>
        <w:spacing w:lineRule="auto" w:line="360"/>
        <w:rPr>
          <w:rFonts w:ascii="Times New Roman" w:hAnsi="Times New Roman"/>
        </w:rPr>
      </w:pPr>
      <w:r>
        <w:rPr>
          <w:rFonts w:cs="Times New Roman"/>
          <w:b/>
          <w:bCs/>
          <w:i w:val="false"/>
          <w:iCs w:val="false"/>
          <w:color w:val="000000"/>
          <w:sz w:val="20"/>
          <w:szCs w:val="20"/>
          <w:rPrChange w:id="0" w:author="Unknown Author" w:date="2019-06-18T15:32:00Z"/>
        </w:rPr>
        <w:t>2.</w:t>
      </w:r>
      <w:del w:id="673" w:author="Unknown Author" w:date="2019-05-20T15:59:00Z">
        <w:r>
          <w:rPr>
            <w:rFonts w:cs="Times New Roman"/>
            <w:b/>
            <w:bCs/>
            <w:i w:val="false"/>
            <w:iCs w:val="false"/>
            <w:color w:val="000000"/>
            <w:sz w:val="20"/>
            <w:szCs w:val="20"/>
          </w:rPr>
          <w:delText>7</w:delText>
        </w:r>
      </w:del>
      <w:ins w:id="674" w:author="Unknown Author" w:date="2019-05-24T14:09:00Z">
        <w:r>
          <w:rPr>
            <w:rFonts w:cs="Times New Roman"/>
            <w:b/>
            <w:bCs/>
            <w:i w:val="false"/>
            <w:iCs w:val="false"/>
            <w:color w:val="000000"/>
            <w:sz w:val="20"/>
            <w:szCs w:val="20"/>
          </w:rPr>
          <w:t>6</w:t>
        </w:r>
      </w:ins>
      <w:r>
        <w:rPr>
          <w:rFonts w:cs="Times New Roman"/>
          <w:b/>
          <w:bCs/>
          <w:i w:val="false"/>
          <w:iCs w:val="false"/>
          <w:color w:val="000000"/>
          <w:sz w:val="20"/>
          <w:szCs w:val="20"/>
          <w:rPrChange w:id="0" w:author="Unknown Author" w:date="2019-06-18T15:32:00Z"/>
        </w:rPr>
        <w:t xml:space="preserve"> </w:t>
      </w:r>
      <w:del w:id="676" w:author="Unknown Author" w:date="2019-05-21T13:36:00Z">
        <w:r>
          <w:rPr>
            <w:rFonts w:cs="Times New Roman"/>
            <w:b/>
            <w:bCs/>
            <w:i w:val="false"/>
            <w:iCs w:val="false"/>
            <w:color w:val="000000"/>
            <w:sz w:val="20"/>
            <w:szCs w:val="20"/>
          </w:rPr>
          <w:delText>Quantifying r</w:delText>
        </w:r>
      </w:del>
      <w:ins w:id="677" w:author="Unknown Author" w:date="2019-05-21T13:36:00Z">
        <w:r>
          <w:rPr>
            <w:rFonts w:cs="Times New Roman"/>
            <w:b/>
            <w:bCs/>
            <w:i w:val="false"/>
            <w:iCs w:val="false"/>
            <w:color w:val="000000"/>
            <w:sz w:val="20"/>
            <w:szCs w:val="20"/>
          </w:rPr>
          <w:t>R</w:t>
        </w:r>
      </w:ins>
      <w:r>
        <w:rPr>
          <w:rFonts w:cs="Times New Roman"/>
          <w:b/>
          <w:bCs/>
          <w:i w:val="false"/>
          <w:iCs w:val="false"/>
          <w:color w:val="000000"/>
          <w:sz w:val="20"/>
          <w:szCs w:val="20"/>
          <w:rPrChange w:id="0" w:author="Unknown Author" w:date="2019-06-18T15:32:00Z"/>
        </w:rPr>
        <w:t>adiative forcing and biological melt acceleration</w:t>
      </w:r>
    </w:p>
    <w:p>
      <w:pPr>
        <w:pStyle w:val="Normal"/>
        <w:spacing w:lineRule="auto" w:line="360"/>
        <w:rPr>
          <w:rFonts w:cs="Times New Roman"/>
          <w:b w:val="false"/>
          <w:b w:val="false"/>
          <w:bCs w:val="false"/>
          <w:sz w:val="20"/>
          <w:szCs w:val="20"/>
        </w:rPr>
      </w:pPr>
      <w:r>
        <w:rPr>
          <w:rFonts w:cs="Times New Roman"/>
          <w:b w:val="false"/>
          <w:bCs w:val="false"/>
          <w:sz w:val="20"/>
          <w:szCs w:val="20"/>
        </w:rPr>
      </w:r>
    </w:p>
    <w:p>
      <w:pPr>
        <w:pStyle w:val="Normal"/>
        <w:spacing w:lineRule="auto" w:line="360"/>
        <w:rPr>
          <w:rFonts w:cs="Times New Roman"/>
          <w:b w:val="false"/>
          <w:b w:val="false"/>
          <w:bCs w:val="false"/>
          <w:sz w:val="20"/>
          <w:szCs w:val="20"/>
        </w:rPr>
      </w:pPr>
      <w:r>
        <w:rPr>
          <w:rFonts w:cs="Times New Roman"/>
          <w:b w:val="false"/>
          <w:bCs w:val="false"/>
          <w:sz w:val="20"/>
          <w:szCs w:val="20"/>
        </w:rPr>
      </w:r>
    </w:p>
    <w:p>
      <w:pPr>
        <w:pStyle w:val="Normal"/>
        <w:spacing w:lineRule="auto" w:line="360"/>
        <w:rPr>
          <w:rFonts w:cs="Times New Roman"/>
          <w:b w:val="false"/>
          <w:b w:val="false"/>
          <w:bCs w:val="false"/>
          <w:sz w:val="20"/>
          <w:szCs w:val="20"/>
        </w:rPr>
      </w:pPr>
      <w:del w:id="679" w:author="Unknown Author" w:date="2019-05-20T15:57:00Z">
        <w:r>
          <w:rPr>
            <w:rFonts w:cs="Times New Roman"/>
            <w:b w:val="false"/>
            <w:bCs w:val="false"/>
            <w:sz w:val="20"/>
            <w:szCs w:val="20"/>
          </w:rPr>
          <w:delText>Incoming irradiance was measured at our field site using an ASD Field Spec Pro 3 spectroradiometer; however, these data were not available at sufficient temporal resolution for our hourly IRF calculations. Therefore, we simulated incoming irradiance at hourly temporal resolution and 1 nm spectral resolution using the PVSystems solar irradiance program (</w:delText>
        </w:r>
      </w:del>
      <w:hyperlink r:id="rId3">
        <w:del w:id="680" w:author="Unknown Author" w:date="2019-05-20T15:57:00Z">
          <w:r>
            <w:rPr>
              <w:rStyle w:val="InternetLink"/>
              <w:rFonts w:cs="Times New Roman"/>
              <w:b w:val="false"/>
              <w:bCs w:val="false"/>
              <w:sz w:val="20"/>
              <w:szCs w:val="20"/>
            </w:rPr>
            <w:delText>https://www2.pvlighthouse.com.au</w:delText>
          </w:r>
        </w:del>
      </w:hyperlink>
      <w:del w:id="681" w:author="Unknown Author" w:date="2019-05-20T15:57:00Z">
        <w:r>
          <w:rPr>
            <w:rFonts w:cs="Times New Roman"/>
            <w:b w:val="false"/>
            <w:bCs w:val="false"/>
            <w:sz w:val="20"/>
            <w:szCs w:val="20"/>
          </w:rPr>
          <w:delText>) following Dial et al., (2018). The spectral irradiance used to calculate IRF is available in our data repository.</w:delText>
        </w:r>
      </w:del>
    </w:p>
    <w:p>
      <w:pPr>
        <w:pStyle w:val="Normal"/>
        <w:spacing w:lineRule="auto" w:line="360"/>
        <w:rPr>
          <w:rFonts w:cs="Times New Roman"/>
          <w:b w:val="false"/>
          <w:b w:val="false"/>
          <w:bCs w:val="false"/>
          <w:i w:val="false"/>
          <w:i w:val="false"/>
          <w:iCs w:val="false"/>
          <w:color w:val="000000"/>
          <w:del w:id="683" w:author="Unknown Author" w:date="2019-05-20T15:57:00Z"/>
          <w:sz w:val="20"/>
          <w:szCs w:val="20"/>
        </w:rPr>
      </w:pPr>
      <w:del w:id="682" w:author="Unknown Author" w:date="2019-05-20T15:57:00Z">
        <w:r>
          <w:rPr/>
        </w:r>
      </w:del>
    </w:p>
    <w:p>
      <w:pPr>
        <w:pStyle w:val="Normal"/>
        <w:spacing w:lineRule="auto" w:line="360"/>
        <w:rPr/>
      </w:pPr>
      <w:r>
        <w:rPr>
          <w:rFonts w:cs="Times New Roman"/>
          <w:b w:val="false"/>
          <w:bCs w:val="false"/>
          <w:i w:val="false"/>
          <w:iCs w:val="false"/>
          <w:color w:val="000000"/>
          <w:sz w:val="20"/>
          <w:szCs w:val="20"/>
          <w:rPrChange w:id="0" w:author="Unknown Author" w:date="2019-06-18T15:32:00Z"/>
        </w:rPr>
        <w:t xml:space="preserve">The biological radiative forcing was calculated by first differencing the </w:t>
      </w:r>
      <w:del w:id="685" w:author="Unknown Author" w:date="2019-06-18T15:25:00Z">
        <w:r>
          <w:rPr>
            <w:rFonts w:cs="Times New Roman"/>
            <w:b w:val="false"/>
            <w:bCs w:val="false"/>
            <w:i w:val="false"/>
            <w:iCs w:val="false"/>
            <w:color w:val="000000"/>
            <w:sz w:val="20"/>
            <w:szCs w:val="20"/>
          </w:rPr>
          <w:delText xml:space="preserve">mean </w:delText>
        </w:r>
      </w:del>
      <w:r>
        <w:rPr>
          <w:rFonts w:cs="Times New Roman"/>
          <w:b w:val="false"/>
          <w:bCs w:val="false"/>
          <w:i w:val="false"/>
          <w:iCs w:val="false"/>
          <w:color w:val="000000"/>
          <w:sz w:val="20"/>
          <w:szCs w:val="20"/>
          <w:rPrChange w:id="0" w:author="Unknown Author" w:date="2019-06-18T15:32:00Z"/>
        </w:rPr>
        <w:t xml:space="preserve">albedo for algal surfaces and the </w:t>
      </w:r>
      <w:del w:id="687" w:author="Unknown Author" w:date="2019-06-18T15:25:00Z">
        <w:r>
          <w:rPr>
            <w:rFonts w:cs="Times New Roman"/>
            <w:b w:val="false"/>
            <w:bCs w:val="false"/>
            <w:i w:val="false"/>
            <w:iCs w:val="false"/>
            <w:color w:val="000000"/>
            <w:sz w:val="20"/>
            <w:szCs w:val="20"/>
          </w:rPr>
          <w:delText xml:space="preserve">mean </w:delText>
        </w:r>
      </w:del>
      <w:r>
        <w:rPr>
          <w:rFonts w:cs="Times New Roman"/>
          <w:b w:val="false"/>
          <w:bCs w:val="false"/>
          <w:i w:val="false"/>
          <w:iCs w:val="false"/>
          <w:color w:val="000000"/>
          <w:sz w:val="20"/>
          <w:szCs w:val="20"/>
          <w:rPrChange w:id="0" w:author="Unknown Author" w:date="2019-06-18T15:32:00Z"/>
        </w:rPr>
        <w:t xml:space="preserve">albedo for clean ice surfaces measured at our field site. </w:t>
      </w:r>
      <w:ins w:id="689" w:author="Unknown Author" w:date="2019-05-21T13:47:00Z">
        <w:r>
          <w:rPr>
            <w:rFonts w:cs="Times New Roman"/>
            <w:b w:val="false"/>
            <w:bCs w:val="false"/>
            <w:i w:val="false"/>
            <w:iCs w:val="false"/>
            <w:color w:val="000000"/>
            <w:sz w:val="20"/>
            <w:szCs w:val="20"/>
          </w:rPr>
          <w:t>This gives the difference in albedo between the clean</w:t>
        </w:r>
      </w:ins>
      <w:ins w:id="690" w:author="Unknown Author" w:date="2019-05-21T13:48:00Z">
        <w:r>
          <w:rPr>
            <w:rFonts w:cs="Times New Roman"/>
            <w:b w:val="false"/>
            <w:bCs w:val="false"/>
            <w:i w:val="false"/>
            <w:iCs w:val="false"/>
            <w:color w:val="000000"/>
            <w:sz w:val="20"/>
            <w:szCs w:val="20"/>
          </w:rPr>
          <w:t xml:space="preserve"> and algal ice surfaces, </w:t>
        </w:r>
      </w:ins>
      <w:ins w:id="691" w:author="Unknown Author" w:date="2019-05-21T13:48:00Z">
        <w:r>
          <w:rPr>
            <w:rFonts w:eastAsia="Times New Roman" w:cs="Times New Roman"/>
            <w:b w:val="false"/>
            <w:bCs w:val="false"/>
            <w:i w:val="false"/>
            <w:iCs w:val="false"/>
            <w:color w:val="000000"/>
            <w:sz w:val="20"/>
            <w:szCs w:val="20"/>
          </w:rPr>
          <w:t>α</w:t>
        </w:r>
      </w:ins>
      <w:ins w:id="692" w:author="Unknown Author" w:date="2019-05-21T13:48:00Z">
        <w:r>
          <w:rPr>
            <w:rFonts w:cs="Times New Roman"/>
            <w:b w:val="false"/>
            <w:bCs w:val="false"/>
            <w:i w:val="false"/>
            <w:iCs w:val="false"/>
            <w:color w:val="000000"/>
            <w:sz w:val="20"/>
            <w:szCs w:val="20"/>
            <w:vertAlign w:val="subscript"/>
          </w:rPr>
          <w:t>diff</w:t>
        </w:r>
      </w:ins>
      <w:ins w:id="693" w:author="Unknown Author" w:date="2019-05-21T13:48:00Z">
        <w:r>
          <w:rPr>
            <w:rFonts w:cs="Times New Roman"/>
            <w:b w:val="false"/>
            <w:bCs w:val="false"/>
            <w:i w:val="false"/>
            <w:iCs w:val="false"/>
            <w:color w:val="000000"/>
            <w:sz w:val="20"/>
            <w:szCs w:val="20"/>
          </w:rPr>
          <w:t xml:space="preserve">. </w:t>
        </w:r>
      </w:ins>
      <w:del w:id="694" w:author="Unknown Author" w:date="2019-06-18T15:25:00Z">
        <w:r>
          <w:rPr>
            <w:rFonts w:cs="Times New Roman"/>
            <w:b w:val="false"/>
            <w:bCs w:val="false"/>
            <w:i w:val="false"/>
            <w:iCs w:val="false"/>
            <w:color w:val="000000"/>
            <w:sz w:val="20"/>
            <w:szCs w:val="20"/>
          </w:rPr>
          <w:delText>The</w:delText>
        </w:r>
      </w:del>
      <w:ins w:id="695" w:author="Unknown Author" w:date="2019-06-18T15:26:00Z">
        <w:r>
          <w:rPr>
            <w:rFonts w:cs="Times New Roman"/>
            <w:b w:val="false"/>
            <w:bCs w:val="false"/>
            <w:i w:val="false"/>
            <w:iCs w:val="false"/>
            <w:color w:val="000000"/>
            <w:sz w:val="20"/>
            <w:szCs w:val="20"/>
          </w:rPr>
          <w:t>The</w:t>
        </w:r>
      </w:ins>
      <w:r>
        <w:rPr>
          <w:rFonts w:cs="Times New Roman"/>
          <w:b w:val="false"/>
          <w:bCs w:val="false"/>
          <w:i w:val="false"/>
          <w:iCs w:val="false"/>
          <w:color w:val="000000"/>
          <w:sz w:val="20"/>
          <w:szCs w:val="20"/>
          <w:rPrChange w:id="0" w:author="Unknown Author" w:date="2019-06-18T15:32:00Z"/>
        </w:rPr>
        <w:t xml:space="preserve"> product of </w:t>
      </w:r>
      <w:del w:id="697" w:author="Unknown Author" w:date="2019-06-18T15:26:00Z">
        <w:r>
          <w:rPr>
            <w:rFonts w:cs="Times New Roman"/>
            <w:b w:val="false"/>
            <w:bCs w:val="false"/>
            <w:i w:val="false"/>
            <w:iCs w:val="false"/>
            <w:color w:val="000000"/>
            <w:sz w:val="20"/>
            <w:szCs w:val="20"/>
          </w:rPr>
          <w:delText>the</w:delText>
        </w:r>
      </w:del>
      <w:del w:id="698" w:author="Unknown Author" w:date="2019-06-18T15:24:00Z">
        <w:r>
          <w:rPr>
            <w:rFonts w:cs="Times New Roman"/>
            <w:b w:val="false"/>
            <w:bCs w:val="false"/>
            <w:i w:val="false"/>
            <w:iCs w:val="false"/>
            <w:color w:val="000000"/>
            <w:sz w:val="20"/>
            <w:szCs w:val="20"/>
          </w:rPr>
          <w:delText xml:space="preserve"> </w:delText>
        </w:r>
      </w:del>
      <w:del w:id="699" w:author="Unknown Author" w:date="2019-05-21T13:49:00Z">
        <w:r>
          <w:rPr>
            <w:rFonts w:cs="Times New Roman"/>
            <w:b w:val="false"/>
            <w:bCs w:val="false"/>
            <w:i w:val="false"/>
            <w:iCs w:val="false"/>
            <w:color w:val="000000"/>
            <w:sz w:val="20"/>
            <w:szCs w:val="20"/>
          </w:rPr>
          <w:delText>difference</w:delText>
        </w:r>
      </w:del>
      <w:ins w:id="700" w:author="Unknown Author" w:date="2019-06-18T15:26:00Z">
        <w:r>
          <w:rPr>
            <w:rFonts w:cs="Times New Roman"/>
            <w:b w:val="false"/>
            <w:bCs w:val="false"/>
            <w:i w:val="false"/>
            <w:iCs w:val="false"/>
            <w:color w:val="000000"/>
            <w:sz w:val="20"/>
            <w:szCs w:val="20"/>
          </w:rPr>
          <w:t>each</w:t>
        </w:r>
      </w:ins>
      <w:r>
        <w:rPr>
          <w:rFonts w:cs="Times New Roman"/>
          <w:b w:val="false"/>
          <w:bCs w:val="false"/>
          <w:i w:val="false"/>
          <w:iCs w:val="false"/>
          <w:color w:val="000000"/>
          <w:sz w:val="20"/>
          <w:szCs w:val="20"/>
          <w:rPrChange w:id="0" w:author="Unknown Author" w:date="2019-06-18T15:32:00Z"/>
        </w:rPr>
        <w:t xml:space="preserve"> </w:t>
      </w:r>
      <w:ins w:id="702" w:author="Unknown Author" w:date="2019-06-03T11:11:00Z">
        <w:r>
          <w:rPr>
            <w:rFonts w:eastAsia="Times New Roman" w:cs="Times New Roman"/>
            <w:b w:val="false"/>
            <w:bCs w:val="false"/>
            <w:i w:val="false"/>
            <w:iCs w:val="false"/>
            <w:color w:val="000000"/>
            <w:sz w:val="20"/>
            <w:szCs w:val="20"/>
          </w:rPr>
          <w:t>α</w:t>
        </w:r>
      </w:ins>
      <w:ins w:id="703" w:author="Unknown Author" w:date="2019-05-21T13:49:00Z">
        <w:r>
          <w:rPr>
            <w:rFonts w:cs="Times New Roman"/>
            <w:b w:val="false"/>
            <w:bCs w:val="false"/>
            <w:i w:val="false"/>
            <w:iCs w:val="false"/>
            <w:color w:val="000000"/>
            <w:sz w:val="20"/>
            <w:szCs w:val="20"/>
            <w:vertAlign w:val="subscript"/>
          </w:rPr>
          <w:t xml:space="preserve">diff </w:t>
        </w:r>
      </w:ins>
      <w:r>
        <w:rPr>
          <w:rFonts w:cs="Times New Roman"/>
          <w:b w:val="false"/>
          <w:bCs w:val="false"/>
          <w:i w:val="false"/>
          <w:iCs w:val="false"/>
          <w:color w:val="000000"/>
          <w:sz w:val="20"/>
          <w:szCs w:val="20"/>
          <w:rPrChange w:id="0" w:author="Unknown Author" w:date="2019-06-18T15:32:00Z"/>
        </w:rPr>
        <w:t>and the incoming irradiance</w:t>
      </w:r>
      <w:ins w:id="705" w:author="Unknown Author" w:date="2019-05-21T13:49:00Z">
        <w:r>
          <w:rPr>
            <w:rFonts w:cs="Times New Roman"/>
            <w:b w:val="false"/>
            <w:bCs w:val="false"/>
            <w:i w:val="false"/>
            <w:iCs w:val="false"/>
            <w:color w:val="000000"/>
            <w:sz w:val="20"/>
            <w:szCs w:val="20"/>
          </w:rPr>
          <w:t>, I</w:t>
        </w:r>
      </w:ins>
      <w:ins w:id="706" w:author="Unknown Author" w:date="2019-05-21T13:49:00Z">
        <w:r>
          <w:rPr>
            <w:rFonts w:cs="Times New Roman"/>
            <w:b w:val="false"/>
            <w:bCs w:val="false"/>
            <w:i w:val="false"/>
            <w:iCs w:val="false"/>
            <w:color w:val="000000"/>
            <w:sz w:val="20"/>
            <w:szCs w:val="20"/>
            <w:vertAlign w:val="superscript"/>
          </w:rPr>
          <w:t>*</w:t>
        </w:r>
      </w:ins>
      <w:del w:id="707" w:author="Unknown Author" w:date="2019-05-21T13:49:00Z">
        <w:r>
          <w:rPr>
            <w:rFonts w:cs="Times New Roman"/>
            <w:b w:val="false"/>
            <w:bCs w:val="false"/>
            <w:i w:val="false"/>
            <w:iCs w:val="false"/>
            <w:color w:val="000000"/>
            <w:sz w:val="20"/>
            <w:szCs w:val="20"/>
            <w:vertAlign w:val="superscript"/>
          </w:rPr>
          <w:delText xml:space="preserve"> spectra</w:delText>
        </w:r>
      </w:del>
      <w:ins w:id="708" w:author="Unknown Author" w:date="2019-05-21T13:50:00Z">
        <w:r>
          <w:rPr>
            <w:rFonts w:cs="Times New Roman"/>
            <w:b w:val="false"/>
            <w:bCs w:val="false"/>
            <w:i w:val="false"/>
            <w:iCs w:val="false"/>
            <w:color w:val="000000"/>
            <w:sz w:val="20"/>
            <w:szCs w:val="20"/>
          </w:rPr>
          <w:t>,</w:t>
        </w:r>
      </w:ins>
      <w:r>
        <w:rPr>
          <w:rFonts w:cs="Times New Roman"/>
          <w:b w:val="false"/>
          <w:bCs w:val="false"/>
          <w:i w:val="false"/>
          <w:iCs w:val="false"/>
          <w:color w:val="000000"/>
          <w:sz w:val="20"/>
          <w:szCs w:val="20"/>
          <w:rPrChange w:id="0" w:author="Unknown Author" w:date="2019-06-18T15:32:00Z"/>
        </w:rPr>
        <w:t xml:space="preserve"> provided the instantaneous power density</w:t>
      </w:r>
      <w:ins w:id="710" w:author="Unknown Author" w:date="2019-05-21T13:50:00Z">
        <w:r>
          <w:rPr>
            <w:rFonts w:cs="Times New Roman"/>
            <w:b w:val="false"/>
            <w:bCs w:val="false"/>
            <w:i w:val="false"/>
            <w:iCs w:val="false"/>
            <w:color w:val="000000"/>
            <w:sz w:val="20"/>
            <w:szCs w:val="20"/>
          </w:rPr>
          <w:t xml:space="preserve"> (</w:t>
        </w:r>
      </w:ins>
      <w:ins w:id="711" w:author="Unknown Author" w:date="2019-05-21T13:51:00Z">
        <w:r>
          <w:rPr>
            <w:rFonts w:cs="Times New Roman"/>
            <w:b w:val="false"/>
            <w:bCs w:val="false"/>
            <w:i w:val="false"/>
            <w:iCs w:val="false"/>
            <w:color w:val="000000"/>
            <w:sz w:val="20"/>
            <w:szCs w:val="20"/>
          </w:rPr>
          <w:t>PD</w:t>
        </w:r>
      </w:ins>
      <w:ins w:id="712" w:author="Unknown Author" w:date="2019-05-21T13:51:00Z">
        <w:r>
          <w:rPr>
            <w:rFonts w:cs="Times New Roman"/>
            <w:b w:val="false"/>
            <w:bCs w:val="false"/>
            <w:i w:val="false"/>
            <w:iCs w:val="false"/>
            <w:color w:val="000000"/>
            <w:sz w:val="20"/>
            <w:szCs w:val="20"/>
            <w:vertAlign w:val="subscript"/>
          </w:rPr>
          <w:t>alg</w:t>
        </w:r>
      </w:ins>
      <w:ins w:id="713" w:author="Unknown Author" w:date="2019-05-21T13:51:00Z">
        <w:r>
          <w:rPr>
            <w:rFonts w:cs="Times New Roman"/>
            <w:b w:val="false"/>
            <w:bCs w:val="false"/>
            <w:i w:val="false"/>
            <w:iCs w:val="false"/>
            <w:color w:val="000000"/>
            <w:sz w:val="20"/>
            <w:szCs w:val="20"/>
          </w:rPr>
          <w:t>)</w:t>
        </w:r>
      </w:ins>
      <w:r>
        <w:rPr>
          <w:rFonts w:cs="Times New Roman"/>
          <w:b w:val="false"/>
          <w:bCs w:val="false"/>
          <w:i w:val="false"/>
          <w:iCs w:val="false"/>
          <w:color w:val="000000"/>
          <w:sz w:val="20"/>
          <w:szCs w:val="20"/>
          <w:rPrChange w:id="0" w:author="Unknown Author" w:date="2019-06-18T15:32:00Z"/>
        </w:rPr>
        <w:t xml:space="preserve"> absorbed by the algae.</w:t>
      </w:r>
      <w:ins w:id="715" w:author="Unknown Author" w:date="2019-05-21T13:50:00Z">
        <w:r>
          <w:rPr>
            <w:rFonts w:cs="Times New Roman"/>
            <w:b w:val="false"/>
            <w:bCs w:val="false"/>
            <w:i w:val="false"/>
            <w:iCs w:val="false"/>
            <w:color w:val="000000"/>
            <w:sz w:val="20"/>
            <w:szCs w:val="20"/>
          </w:rPr>
          <w:t xml:space="preserve"> We assume that photosynthetic processes utilise 5% of this absorbed energy – at the upper end of a realistic range for photosynthetic microalgae (Blankenship et al. 2011; Masojidek et al. 2013). The remainder of PD</w:t>
        </w:r>
      </w:ins>
      <w:ins w:id="716" w:author="Unknown Author" w:date="2019-05-21T13:50:00Z">
        <w:r>
          <w:rPr>
            <w:rFonts w:cs="Times New Roman"/>
            <w:b w:val="false"/>
            <w:bCs w:val="false"/>
            <w:i w:val="false"/>
            <w:iCs w:val="false"/>
            <w:color w:val="000000"/>
            <w:sz w:val="20"/>
            <w:szCs w:val="20"/>
            <w:vertAlign w:val="subscript"/>
          </w:rPr>
          <w:t>alg</w:t>
        </w:r>
      </w:ins>
      <w:ins w:id="717" w:author="Unknown Author" w:date="2019-05-21T13:50:00Z">
        <w:r>
          <w:rPr>
            <w:rFonts w:cs="Times New Roman"/>
            <w:b w:val="false"/>
            <w:bCs w:val="false"/>
            <w:i w:val="false"/>
            <w:iCs w:val="false"/>
            <w:color w:val="000000"/>
            <w:sz w:val="20"/>
            <w:szCs w:val="20"/>
          </w:rPr>
          <w:t xml:space="preserve"> is conducted into the surrounding ice, giving the instantaneous radiative forcing due to algae (IRF</w:t>
        </w:r>
      </w:ins>
      <w:ins w:id="718" w:author="Unknown Author" w:date="2019-05-21T13:50:00Z">
        <w:r>
          <w:rPr>
            <w:rFonts w:cs="Times New Roman"/>
            <w:b w:val="false"/>
            <w:bCs w:val="false"/>
            <w:i w:val="false"/>
            <w:iCs w:val="false"/>
            <w:color w:val="000000"/>
            <w:sz w:val="20"/>
            <w:szCs w:val="20"/>
            <w:vertAlign w:val="subscript"/>
          </w:rPr>
          <w:t>alg</w:t>
        </w:r>
      </w:ins>
      <w:ins w:id="719" w:author="Unknown Author" w:date="2019-05-21T13:50:00Z">
        <w:r>
          <w:rPr>
            <w:rFonts w:cs="Times New Roman"/>
            <w:b w:val="false"/>
            <w:bCs w:val="false"/>
            <w:i w:val="false"/>
            <w:iCs w:val="false"/>
            <w:color w:val="000000"/>
            <w:sz w:val="20"/>
            <w:szCs w:val="20"/>
          </w:rPr>
          <w:t>). Since these cells are coloured by the purple purpurogallin pigment, we assume the reflective radiative forcing to be negligible, as demonstrated by Dial et al. (2018). IRF</w:t>
        </w:r>
      </w:ins>
      <w:ins w:id="720" w:author="Unknown Author" w:date="2019-05-21T13:50:00Z">
        <w:r>
          <w:rPr>
            <w:rFonts w:cs="Times New Roman"/>
            <w:b w:val="false"/>
            <w:bCs w:val="false"/>
            <w:i w:val="false"/>
            <w:iCs w:val="false"/>
            <w:color w:val="000000"/>
            <w:sz w:val="20"/>
            <w:szCs w:val="20"/>
            <w:vertAlign w:val="subscript"/>
          </w:rPr>
          <w:t xml:space="preserve">alg </w:t>
        </w:r>
      </w:ins>
      <w:ins w:id="721" w:author="Unknown Author" w:date="2019-05-21T13:50:00Z">
        <w:r>
          <w:rPr>
            <w:rFonts w:cs="Times New Roman"/>
            <w:b w:val="false"/>
            <w:bCs w:val="false"/>
            <w:i w:val="false"/>
            <w:iCs w:val="false"/>
            <w:color w:val="000000"/>
            <w:position w:val="0"/>
            <w:sz w:val="20"/>
            <w:sz w:val="20"/>
            <w:szCs w:val="20"/>
            <w:vertAlign w:val="baseline"/>
          </w:rPr>
          <w:t>was calculated at hourly intervals using incoming irradiance simulated for our field site using the PVSystems solar irradiance program (</w:t>
        </w:r>
      </w:ins>
      <w:hyperlink r:id="rId4">
        <w:ins w:id="722" w:author="Unknown Author" w:date="2019-05-21T13:50:00Z">
          <w:r>
            <w:rPr>
              <w:rStyle w:val="InternetLink"/>
              <w:rFonts w:cs="Times New Roman"/>
              <w:b w:val="false"/>
              <w:bCs w:val="false"/>
              <w:i w:val="false"/>
              <w:iCs w:val="false"/>
              <w:color w:val="000000"/>
              <w:position w:val="0"/>
              <w:sz w:val="20"/>
              <w:sz w:val="20"/>
              <w:szCs w:val="20"/>
              <w:vertAlign w:val="baseline"/>
            </w:rPr>
            <w:t>https://pvlighthouse.com.au</w:t>
          </w:r>
        </w:ins>
      </w:hyperlink>
      <w:ins w:id="723" w:author="Unknown Author" w:date="2019-05-21T13:50:00Z">
        <w:r>
          <w:rPr>
            <w:rFonts w:cs="Times New Roman"/>
            <w:b w:val="false"/>
            <w:bCs w:val="false"/>
            <w:i w:val="false"/>
            <w:iCs w:val="false"/>
            <w:color w:val="000000"/>
            <w:position w:val="0"/>
            <w:sz w:val="20"/>
            <w:sz w:val="20"/>
            <w:szCs w:val="20"/>
            <w:vertAlign w:val="baseline"/>
          </w:rPr>
          <w:t>) at 1 nm spectral resolution, following Dial et al. (2018). The radiative forcing was assumed to be constant between each one hour timestep, meaning the radiative forcing over one hour (HRF</w:t>
        </w:r>
      </w:ins>
      <w:ins w:id="724" w:author="Unknown Author" w:date="2019-05-21T13:50:00Z">
        <w:r>
          <w:rPr>
            <w:rFonts w:cs="Times New Roman"/>
            <w:b w:val="false"/>
            <w:bCs w:val="false"/>
            <w:i w:val="false"/>
            <w:iCs w:val="false"/>
            <w:color w:val="000000"/>
            <w:sz w:val="20"/>
            <w:szCs w:val="20"/>
            <w:vertAlign w:val="subscript"/>
          </w:rPr>
          <w:t>alg</w:t>
        </w:r>
      </w:ins>
      <w:ins w:id="725" w:author="Unknown Author" w:date="2019-05-21T13:50:00Z">
        <w:r>
          <w:rPr>
            <w:rFonts w:cs="Times New Roman"/>
            <w:b w:val="false"/>
            <w:bCs w:val="false"/>
            <w:i w:val="false"/>
            <w:iCs w:val="false"/>
            <w:color w:val="000000"/>
            <w:position w:val="0"/>
            <w:sz w:val="20"/>
            <w:sz w:val="20"/>
            <w:szCs w:val="20"/>
            <w:vertAlign w:val="baseline"/>
          </w:rPr>
          <w:t>) could be calculated by multiplying IRF</w:t>
        </w:r>
      </w:ins>
      <w:ins w:id="726" w:author="Unknown Author" w:date="2019-05-21T13:50:00Z">
        <w:r>
          <w:rPr>
            <w:rFonts w:cs="Times New Roman"/>
            <w:b w:val="false"/>
            <w:bCs w:val="false"/>
            <w:i w:val="false"/>
            <w:iCs w:val="false"/>
            <w:color w:val="000000"/>
            <w:sz w:val="20"/>
            <w:szCs w:val="20"/>
            <w:vertAlign w:val="subscript"/>
          </w:rPr>
          <w:t>alg</w:t>
        </w:r>
      </w:ins>
      <w:ins w:id="727" w:author="Unknown Author" w:date="2019-05-21T13:50:00Z">
        <w:r>
          <w:rPr>
            <w:rFonts w:cs="Times New Roman"/>
            <w:b w:val="false"/>
            <w:bCs w:val="false"/>
            <w:i w:val="false"/>
            <w:iCs w:val="false"/>
            <w:color w:val="000000"/>
            <w:position w:val="0"/>
            <w:sz w:val="20"/>
            <w:sz w:val="20"/>
            <w:szCs w:val="20"/>
            <w:vertAlign w:val="baseline"/>
          </w:rPr>
          <w:t xml:space="preserve"> by 3600 s h</w:t>
        </w:r>
      </w:ins>
      <w:ins w:id="728" w:author="Unknown Author" w:date="2019-05-21T13:50:00Z">
        <w:r>
          <w:rPr>
            <w:rFonts w:cs="Times New Roman"/>
            <w:b w:val="false"/>
            <w:bCs w:val="false"/>
            <w:i w:val="false"/>
            <w:iCs w:val="false"/>
            <w:color w:val="000000"/>
            <w:sz w:val="20"/>
            <w:szCs w:val="20"/>
            <w:vertAlign w:val="superscript"/>
          </w:rPr>
          <w:t>-1</w:t>
        </w:r>
      </w:ins>
      <w:ins w:id="729" w:author="Unknown Author" w:date="2019-05-21T13:50:00Z">
        <w:r>
          <w:rPr>
            <w:rFonts w:cs="Times New Roman"/>
            <w:b w:val="false"/>
            <w:bCs w:val="false"/>
            <w:i w:val="false"/>
            <w:iCs w:val="false"/>
            <w:color w:val="000000"/>
            <w:position w:val="0"/>
            <w:sz w:val="20"/>
            <w:sz w:val="20"/>
            <w:szCs w:val="20"/>
            <w:vertAlign w:val="baseline"/>
          </w:rPr>
          <w:t>, assuming that instantaneous radiative forcing is equal to radiative forcing per second. Daily radiative forcing due to algae (RF</w:t>
        </w:r>
      </w:ins>
      <w:ins w:id="730" w:author="Unknown Author" w:date="2019-05-21T13:50:00Z">
        <w:r>
          <w:rPr>
            <w:rFonts w:cs="Times New Roman"/>
            <w:b w:val="false"/>
            <w:bCs w:val="false"/>
            <w:i w:val="false"/>
            <w:iCs w:val="false"/>
            <w:color w:val="000000"/>
            <w:sz w:val="20"/>
            <w:szCs w:val="20"/>
            <w:vertAlign w:val="subscript"/>
          </w:rPr>
          <w:t>alg</w:t>
        </w:r>
      </w:ins>
      <w:ins w:id="731" w:author="Unknown Author" w:date="2019-05-21T13:50:00Z">
        <w:r>
          <w:rPr>
            <w:rFonts w:cs="Times New Roman"/>
            <w:b w:val="false"/>
            <w:bCs w:val="false"/>
            <w:i w:val="false"/>
            <w:iCs w:val="false"/>
            <w:color w:val="000000"/>
            <w:position w:val="0"/>
            <w:sz w:val="20"/>
            <w:sz w:val="20"/>
            <w:szCs w:val="20"/>
            <w:vertAlign w:val="baseline"/>
          </w:rPr>
          <w:t>) was then calculated as the sum of HRF</w:t>
        </w:r>
      </w:ins>
      <w:ins w:id="732" w:author="Unknown Author" w:date="2019-05-21T13:50:00Z">
        <w:r>
          <w:rPr>
            <w:rFonts w:cs="Times New Roman"/>
            <w:b w:val="false"/>
            <w:bCs w:val="false"/>
            <w:i w:val="false"/>
            <w:iCs w:val="false"/>
            <w:color w:val="000000"/>
            <w:sz w:val="20"/>
            <w:szCs w:val="20"/>
            <w:vertAlign w:val="subscript"/>
          </w:rPr>
          <w:t>alg</w:t>
        </w:r>
      </w:ins>
      <w:ins w:id="733" w:author="Unknown Author" w:date="2019-05-21T13:50:00Z">
        <w:r>
          <w:rPr>
            <w:rFonts w:cs="Times New Roman"/>
            <w:b w:val="false"/>
            <w:bCs w:val="false"/>
            <w:i w:val="false"/>
            <w:iCs w:val="false"/>
            <w:color w:val="000000"/>
            <w:position w:val="0"/>
            <w:sz w:val="20"/>
            <w:sz w:val="20"/>
            <w:szCs w:val="20"/>
            <w:vertAlign w:val="baseline"/>
          </w:rPr>
          <w:t xml:space="preserve"> between 0000 and 2300. </w:t>
        </w:r>
      </w:ins>
    </w:p>
    <w:p>
      <w:pPr>
        <w:pStyle w:val="Normal"/>
        <w:spacing w:lineRule="auto" w:line="360"/>
        <w:rPr>
          <w:rFonts w:ascii="Times New Roman" w:hAnsi="Times New Roman" w:cs="Times New Roman"/>
          <w:b w:val="false"/>
          <w:b w:val="false"/>
          <w:bCs w:val="false"/>
          <w:i w:val="false"/>
          <w:i w:val="false"/>
          <w:iCs w:val="false"/>
          <w:color w:val="000000"/>
          <w:position w:val="0"/>
          <w:sz w:val="20"/>
          <w:sz w:val="20"/>
          <w:szCs w:val="20"/>
          <w:vertAlign w:val="baseline"/>
        </w:rPr>
      </w:pPr>
      <w:r>
        <w:rPr>
          <w:rFonts w:cs="Times New Roman"/>
          <w:b w:val="false"/>
          <w:bCs w:val="false"/>
          <w:i w:val="false"/>
          <w:iCs w:val="false"/>
          <w:color w:val="000000"/>
          <w:position w:val="0"/>
          <w:sz w:val="20"/>
          <w:sz w:val="20"/>
          <w:szCs w:val="20"/>
          <w:vertAlign w:val="baseline"/>
        </w:rPr>
      </w:r>
    </w:p>
    <w:p>
      <w:pPr>
        <w:pStyle w:val="Normal"/>
        <w:spacing w:lineRule="auto" w:line="360"/>
        <w:rPr>
          <w:rFonts w:cs="Times New Roman"/>
          <w:b w:val="false"/>
          <w:b w:val="false"/>
          <w:bCs w:val="false"/>
          <w:i w:val="false"/>
          <w:i w:val="false"/>
          <w:iCs w:val="false"/>
          <w:color w:val="000000"/>
          <w:position w:val="0"/>
          <w:sz w:val="20"/>
          <w:sz w:val="20"/>
          <w:szCs w:val="20"/>
          <w:vertAlign w:val="baseline"/>
        </w:rPr>
      </w:pPr>
      <w:ins w:id="734" w:author="Unknown Author" w:date="2019-05-21T13:50:00Z">
        <w:r>
          <w:rPr>
            <w:rFonts w:cs="Times New Roman"/>
            <w:b w:val="false"/>
            <w:bCs w:val="false"/>
            <w:i w:val="false"/>
            <w:iCs w:val="false"/>
            <w:color w:val="000000"/>
            <w:position w:val="0"/>
            <w:sz w:val="20"/>
            <w:sz w:val="20"/>
            <w:szCs w:val="20"/>
            <w:vertAlign w:val="baseline"/>
          </w:rPr>
          <w:t>To calculate the algal contribution to melting (M</w:t>
        </w:r>
      </w:ins>
      <w:ins w:id="735" w:author="Unknown Author" w:date="2019-05-21T13:50:00Z">
        <w:r>
          <w:rPr>
            <w:rFonts w:cs="Times New Roman"/>
            <w:b w:val="false"/>
            <w:bCs w:val="false"/>
            <w:i w:val="false"/>
            <w:iCs w:val="false"/>
            <w:color w:val="000000"/>
            <w:sz w:val="20"/>
            <w:szCs w:val="20"/>
            <w:vertAlign w:val="subscript"/>
          </w:rPr>
          <w:t>alg</w:t>
        </w:r>
      </w:ins>
      <w:ins w:id="736" w:author="Unknown Author" w:date="2019-05-21T13:50:00Z">
        <w:r>
          <w:rPr>
            <w:rFonts w:cs="Times New Roman"/>
            <w:b w:val="false"/>
            <w:bCs w:val="false"/>
            <w:i w:val="false"/>
            <w:iCs w:val="false"/>
            <w:color w:val="000000"/>
            <w:position w:val="0"/>
            <w:sz w:val="20"/>
            <w:sz w:val="20"/>
            <w:szCs w:val="20"/>
            <w:vertAlign w:val="baseline"/>
          </w:rPr>
          <w:t>), IRF</w:t>
        </w:r>
      </w:ins>
      <w:ins w:id="737" w:author="Unknown Author" w:date="2019-05-21T13:50:00Z">
        <w:r>
          <w:rPr>
            <w:rFonts w:cs="Times New Roman"/>
            <w:b w:val="false"/>
            <w:bCs w:val="false"/>
            <w:i w:val="false"/>
            <w:iCs w:val="false"/>
            <w:color w:val="000000"/>
            <w:sz w:val="20"/>
            <w:szCs w:val="20"/>
            <w:vertAlign w:val="subscript"/>
          </w:rPr>
          <w:t xml:space="preserve">alg </w:t>
        </w:r>
      </w:ins>
      <w:ins w:id="738" w:author="Unknown Author" w:date="2019-05-21T13:50:00Z">
        <w:r>
          <w:rPr>
            <w:rFonts w:cs="Times New Roman"/>
            <w:b w:val="false"/>
            <w:bCs w:val="false"/>
            <w:i w:val="false"/>
            <w:iCs w:val="false"/>
            <w:color w:val="000000"/>
            <w:position w:val="0"/>
            <w:sz w:val="20"/>
            <w:sz w:val="20"/>
            <w:szCs w:val="20"/>
            <w:vertAlign w:val="baseline"/>
          </w:rPr>
          <w:t>was multiplied by 10</w:t>
        </w:r>
      </w:ins>
      <w:ins w:id="739" w:author="Unknown Author" w:date="2019-05-21T13:50:00Z">
        <w:r>
          <w:rPr>
            <w:rFonts w:cs="Times New Roman"/>
            <w:b w:val="false"/>
            <w:bCs w:val="false"/>
            <w:i w:val="false"/>
            <w:iCs w:val="false"/>
            <w:color w:val="000000"/>
            <w:sz w:val="20"/>
            <w:szCs w:val="20"/>
            <w:vertAlign w:val="superscript"/>
          </w:rPr>
          <w:t>4</w:t>
        </w:r>
      </w:ins>
      <w:ins w:id="740" w:author="Unknown Author" w:date="2019-05-21T13:50:00Z">
        <w:r>
          <w:rPr>
            <w:rFonts w:cs="Times New Roman"/>
            <w:b w:val="false"/>
            <w:bCs w:val="false"/>
            <w:i w:val="false"/>
            <w:iCs w:val="false"/>
            <w:color w:val="000000"/>
            <w:position w:val="0"/>
            <w:sz w:val="20"/>
            <w:sz w:val="20"/>
            <w:szCs w:val="20"/>
            <w:vertAlign w:val="baseline"/>
          </w:rPr>
          <w:t xml:space="preserve"> to convert the radiative forcing from units of W m</w:t>
        </w:r>
      </w:ins>
      <w:ins w:id="741" w:author="Unknown Author" w:date="2019-05-21T13:50:00Z">
        <w:r>
          <w:rPr>
            <w:rFonts w:cs="Times New Roman"/>
            <w:b w:val="false"/>
            <w:bCs w:val="false"/>
            <w:i w:val="false"/>
            <w:iCs w:val="false"/>
            <w:color w:val="000000"/>
            <w:sz w:val="20"/>
            <w:szCs w:val="20"/>
            <w:vertAlign w:val="superscript"/>
          </w:rPr>
          <w:t>-2</w:t>
        </w:r>
      </w:ins>
      <w:ins w:id="742" w:author="Unknown Author" w:date="2019-05-21T13:50:00Z">
        <w:r>
          <w:rPr>
            <w:rFonts w:cs="Times New Roman"/>
            <w:b w:val="false"/>
            <w:bCs w:val="false"/>
            <w:i w:val="false"/>
            <w:iCs w:val="false"/>
            <w:color w:val="000000"/>
            <w:position w:val="0"/>
            <w:sz w:val="20"/>
            <w:sz w:val="20"/>
            <w:szCs w:val="20"/>
            <w:vertAlign w:val="baseline"/>
          </w:rPr>
          <w:t xml:space="preserve"> to W cm</w:t>
        </w:r>
      </w:ins>
      <w:ins w:id="743" w:author="Unknown Author" w:date="2019-05-21T13:50:00Z">
        <w:r>
          <w:rPr>
            <w:rFonts w:cs="Times New Roman"/>
            <w:b w:val="false"/>
            <w:bCs w:val="false"/>
            <w:i w:val="false"/>
            <w:iCs w:val="false"/>
            <w:color w:val="000000"/>
            <w:sz w:val="20"/>
            <w:szCs w:val="20"/>
            <w:vertAlign w:val="superscript"/>
          </w:rPr>
          <w:t>-2</w:t>
        </w:r>
      </w:ins>
      <w:ins w:id="744" w:author="Unknown Author" w:date="2019-05-21T13:50:00Z">
        <w:r>
          <w:rPr>
            <w:rFonts w:cs="Times New Roman"/>
            <w:b w:val="false"/>
            <w:bCs w:val="false"/>
            <w:i w:val="false"/>
            <w:iCs w:val="false"/>
            <w:color w:val="000000"/>
            <w:position w:val="0"/>
            <w:sz w:val="20"/>
            <w:sz w:val="20"/>
            <w:szCs w:val="20"/>
            <w:vertAlign w:val="baseline"/>
          </w:rPr>
          <w:t xml:space="preserve"> and then divided by the latent heat of fusion for melting ice (334 J g</w:t>
        </w:r>
      </w:ins>
      <w:ins w:id="745" w:author="Unknown Author" w:date="2019-05-21T13:50:00Z">
        <w:r>
          <w:rPr>
            <w:rFonts w:cs="Times New Roman"/>
            <w:b w:val="false"/>
            <w:bCs w:val="false"/>
            <w:i w:val="false"/>
            <w:iCs w:val="false"/>
            <w:color w:val="000000"/>
            <w:sz w:val="20"/>
            <w:szCs w:val="20"/>
            <w:vertAlign w:val="superscript"/>
          </w:rPr>
          <w:t>-1</w:t>
        </w:r>
      </w:ins>
      <w:ins w:id="746" w:author="Unknown Author" w:date="2019-05-21T13:50:00Z">
        <w:r>
          <w:rPr>
            <w:rFonts w:cs="Times New Roman"/>
            <w:b w:val="false"/>
            <w:bCs w:val="false"/>
            <w:i w:val="false"/>
            <w:iCs w:val="false"/>
            <w:color w:val="000000"/>
            <w:position w:val="0"/>
            <w:sz w:val="20"/>
            <w:sz w:val="20"/>
            <w:szCs w:val="20"/>
            <w:vertAlign w:val="baseline"/>
          </w:rPr>
          <w:t>) and integrated over the entire day as described above. This provided a value for the amount of melting caused by the presence of algae per day assuming the cold content of the ice to be depleted.</w:t>
        </w:r>
      </w:ins>
      <w:ins w:id="747" w:author="Unknown Author" w:date="2019-05-24T17:06:00Z">
        <w:r>
          <w:rPr>
            <w:rFonts w:cs="Times New Roman"/>
            <w:b w:val="false"/>
            <w:bCs w:val="false"/>
            <w:i w:val="false"/>
            <w:iCs w:val="false"/>
            <w:color w:val="000000"/>
            <w:position w:val="0"/>
            <w:sz w:val="20"/>
            <w:sz w:val="20"/>
            <w:szCs w:val="20"/>
            <w:vertAlign w:val="baseline"/>
          </w:rPr>
          <w:t xml:space="preserve"> We calculated our uncertainty by running these calculations for every possible combination of our measured al</w:t>
        </w:r>
      </w:ins>
      <w:ins w:id="748" w:author="Unknown Author" w:date="2019-05-24T17:07:00Z">
        <w:r>
          <w:rPr>
            <w:rFonts w:cs="Times New Roman"/>
            <w:b w:val="false"/>
            <w:bCs w:val="false"/>
            <w:i w:val="false"/>
            <w:iCs w:val="false"/>
            <w:color w:val="000000"/>
            <w:position w:val="0"/>
            <w:sz w:val="20"/>
            <w:sz w:val="20"/>
            <w:szCs w:val="20"/>
            <w:vertAlign w:val="baseline"/>
          </w:rPr>
          <w:t>gal and clean ice spectra and calculating the mean, standard error and standard deviation of the pooled results.</w:t>
        </w:r>
      </w:ins>
    </w:p>
    <w:p>
      <w:pPr>
        <w:pStyle w:val="Normal"/>
        <w:spacing w:lineRule="auto" w:line="360"/>
        <w:rPr>
          <w:rFonts w:cs="Times New Roman"/>
          <w:b w:val="false"/>
          <w:b w:val="false"/>
          <w:bCs w:val="false"/>
          <w:i w:val="false"/>
          <w:i w:val="false"/>
          <w:iCs w:val="false"/>
          <w:color w:val="000000"/>
          <w:position w:val="0"/>
          <w:sz w:val="20"/>
          <w:sz w:val="20"/>
          <w:szCs w:val="20"/>
          <w:vertAlign w:val="baseline"/>
        </w:rPr>
      </w:pPr>
      <w:r>
        <w:rPr>
          <w:rFonts w:cs="Times New Roman"/>
          <w:b w:val="false"/>
          <w:bCs w:val="false"/>
          <w:i w:val="false"/>
          <w:iCs w:val="false"/>
          <w:color w:val="000000"/>
          <w:position w:val="0"/>
          <w:sz w:val="20"/>
          <w:sz w:val="20"/>
          <w:szCs w:val="20"/>
          <w:vertAlign w:val="baseline"/>
        </w:rPr>
      </w:r>
    </w:p>
    <w:p>
      <w:pPr>
        <w:pStyle w:val="Normal"/>
        <w:spacing w:lineRule="auto" w:line="360"/>
        <w:rPr/>
      </w:pPr>
      <w:ins w:id="749" w:author="Unknown Author" w:date="2019-06-24T11:07:00Z">
        <w:r>
          <w:rPr>
            <w:rFonts w:cs="Times New Roman"/>
            <w:b w:val="false"/>
            <w:bCs w:val="false"/>
            <w:i w:val="false"/>
            <w:iCs w:val="false"/>
            <w:color w:val="000000"/>
            <w:position w:val="0"/>
            <w:sz w:val="20"/>
            <w:sz w:val="20"/>
            <w:szCs w:val="20"/>
            <w:vertAlign w:val="baseline"/>
          </w:rPr>
          <w:t xml:space="preserve"> </w:t>
        </w:r>
      </w:ins>
      <w:ins w:id="750" w:author="Unknown Author" w:date="2019-05-23T08:41:00Z">
        <w:r>
          <w:rPr>
            <w:rFonts w:cs="Times New Roman"/>
            <w:sz w:val="20"/>
            <w:szCs w:val="20"/>
          </w:rPr>
          <w:t>We corroborated these estimates using a point surface energy balance model (Brock and Arnold et al. 2000). This model predicts melting in mm water equivalent given local meteorological data and information about the ice surface albedo and roughness. We ran this model with the albedo set equal to the broadband albedo for each CI, H</w:t>
        </w:r>
      </w:ins>
      <w:ins w:id="751" w:author="Unknown Author" w:date="2019-05-23T08:41:00Z">
        <w:r>
          <w:rPr>
            <w:rFonts w:cs="Times New Roman"/>
            <w:sz w:val="20"/>
            <w:szCs w:val="20"/>
            <w:vertAlign w:val="subscript"/>
          </w:rPr>
          <w:t>bio</w:t>
        </w:r>
      </w:ins>
      <w:ins w:id="752" w:author="Unknown Author" w:date="2019-05-23T08:41:00Z">
        <w:r>
          <w:rPr>
            <w:rFonts w:cs="Times New Roman"/>
            <w:sz w:val="20"/>
            <w:szCs w:val="20"/>
          </w:rPr>
          <w:t xml:space="preserve"> and L</w:t>
        </w:r>
      </w:ins>
      <w:ins w:id="753" w:author="Unknown Author" w:date="2019-05-23T08:41:00Z">
        <w:r>
          <w:rPr>
            <w:rFonts w:cs="Times New Roman"/>
            <w:sz w:val="20"/>
            <w:szCs w:val="20"/>
            <w:vertAlign w:val="subscript"/>
          </w:rPr>
          <w:t xml:space="preserve">bio </w:t>
        </w:r>
      </w:ins>
      <w:ins w:id="754" w:author="Unknown Author" w:date="2019-05-23T08:41:00Z">
        <w:r>
          <w:rPr>
            <w:rFonts w:cs="Times New Roman"/>
            <w:position w:val="0"/>
            <w:sz w:val="20"/>
            <w:sz w:val="20"/>
            <w:szCs w:val="20"/>
            <w:vertAlign w:val="baseline"/>
          </w:rPr>
          <w:t>spectrum</w:t>
        </w:r>
      </w:ins>
      <w:ins w:id="755" w:author="Unknown Author" w:date="2019-05-23T08:41:00Z">
        <w:r>
          <w:rPr>
            <w:rFonts w:cs="Times New Roman"/>
            <w:sz w:val="20"/>
            <w:szCs w:val="20"/>
            <w:vertAlign w:val="subscript"/>
          </w:rPr>
          <w:t xml:space="preserve"> </w:t>
        </w:r>
      </w:ins>
      <w:ins w:id="756" w:author="Unknown Author" w:date="2019-05-23T08:41:00Z">
        <w:r>
          <w:rPr>
            <w:rFonts w:cs="Times New Roman"/>
            <w:sz w:val="20"/>
            <w:szCs w:val="20"/>
          </w:rPr>
          <w:t>in our field measurements. The hourly meteorological data for 21</w:t>
        </w:r>
      </w:ins>
      <w:ins w:id="757" w:author="Unknown Author" w:date="2019-05-23T08:41:00Z">
        <w:r>
          <w:rPr>
            <w:rFonts w:cs="Times New Roman"/>
            <w:sz w:val="20"/>
            <w:szCs w:val="20"/>
            <w:vertAlign w:val="superscript"/>
          </w:rPr>
          <w:t>st</w:t>
        </w:r>
      </w:ins>
      <w:ins w:id="758" w:author="Unknown Author" w:date="2019-05-23T08:41:00Z">
        <w:r>
          <w:rPr>
            <w:rFonts w:cs="Times New Roman"/>
            <w:sz w:val="20"/>
            <w:szCs w:val="20"/>
          </w:rPr>
          <w:t xml:space="preserve"> July 2017 used to force the model was from a Delta-T GP1 automatic weather station (https://www.delta-t.co.uk/product/ws-gp1/) positioned at our field site, with some additional data from the nearby IMAU S6 AWS. The difference in predicted melt between the algal surfaces and the clean ice surfaces provided the melt attributed to the presence of algae. As for the radiative forcing calculations, the uncertainty was calculated by running the energy balance model for every possible combination of algal and clean ice spectra and calculating the mean, standard error and standard deviation of the pooled results.</w:t>
        </w:r>
      </w:ins>
    </w:p>
    <w:p>
      <w:pPr>
        <w:pStyle w:val="Normal"/>
        <w:spacing w:lineRule="auto" w:line="360"/>
        <w:rPr>
          <w:rFonts w:cs="Times New Roman"/>
          <w:del w:id="760" w:author="Unknown Author" w:date="2019-06-03T11:17:00Z"/>
          <w:b w:val="false"/>
          <w:b w:val="false"/>
          <w:bCs w:val="false"/>
          <w:sz w:val="20"/>
          <w:szCs w:val="20"/>
        </w:rPr>
      </w:pPr>
      <w:del w:id="759" w:author="Unknown Author" w:date="2019-06-03T11:17:00Z">
        <w:r>
          <w:rPr>
            <w:rFonts w:eastAsia="Times New Roman"/>
            <w:i w:val="false"/>
            <w:iCs w:val="false"/>
            <w:color w:val="000000"/>
            <w:lang w:val="en-GB" w:eastAsia="de-DE" w:bidi="ar-SA"/>
          </w:rPr>
        </w:r>
      </w:del>
    </w:p>
    <w:p>
      <w:pPr>
        <w:pStyle w:val="Normal"/>
        <w:spacing w:lineRule="auto" w:line="360"/>
        <w:rPr>
          <w:rFonts w:cs="Times New Roman"/>
          <w:del w:id="762" w:author="Unknown Author" w:date="2019-05-24T17:06:00Z"/>
          <w:b w:val="false"/>
          <w:b w:val="false"/>
          <w:bCs w:val="false"/>
          <w:sz w:val="20"/>
          <w:szCs w:val="20"/>
        </w:rPr>
      </w:pPr>
      <w:del w:id="761" w:author="Unknown Author" w:date="2019-05-24T17:06:00Z">
        <w:r>
          <w:rPr>
            <w:rFonts w:eastAsia="Times New Roman"/>
            <w:i w:val="false"/>
            <w:iCs w:val="false"/>
            <w:color w:val="000000"/>
            <w:lang w:val="en-GB" w:eastAsia="de-DE" w:bidi="ar-SA"/>
          </w:rPr>
        </w:r>
      </w:del>
    </w:p>
    <w:p>
      <w:pPr>
        <w:pStyle w:val="Normal"/>
        <w:spacing w:lineRule="auto" w:line="360"/>
        <w:rPr>
          <w:rFonts w:cs="Times New Roman"/>
          <w:del w:id="764" w:author="Unknown Author" w:date="2019-05-24T17:08:00Z"/>
          <w:b w:val="false"/>
          <w:b w:val="false"/>
          <w:bCs w:val="false"/>
          <w:sz w:val="20"/>
          <w:szCs w:val="20"/>
        </w:rPr>
      </w:pPr>
      <w:del w:id="763" w:author="Unknown Author" w:date="2019-05-24T17:08:00Z">
        <w:r>
          <w:rPr>
            <w:rFonts w:eastAsia="Times New Roman"/>
            <w:i w:val="false"/>
            <w:iCs w:val="false"/>
            <w:color w:val="000000"/>
            <w:lang w:val="en-GB" w:eastAsia="de-DE" w:bidi="ar-SA"/>
          </w:rPr>
        </w:r>
      </w:del>
    </w:p>
    <w:p>
      <w:pPr>
        <w:pStyle w:val="Normal"/>
        <w:spacing w:lineRule="auto" w:line="360"/>
        <w:rPr>
          <w:rFonts w:cs="Times New Roman"/>
          <w:del w:id="788" w:author="Unknown Author" w:date="2019-05-23T16:40:00Z"/>
          <w:b w:val="false"/>
          <w:b w:val="false"/>
          <w:bCs w:val="false"/>
          <w:sz w:val="20"/>
          <w:szCs w:val="20"/>
        </w:rPr>
      </w:pPr>
      <w:del w:id="765" w:author="Unknown Author" w:date="2019-05-21T13:55:00Z">
        <w:r>
          <w:rPr>
            <w:rFonts w:eastAsia="Times New Roman" w:cs="Times New Roman"/>
            <w:b w:val="false"/>
            <w:bCs w:val="false"/>
            <w:i w:val="false"/>
            <w:iCs w:val="false"/>
            <w:color w:val="000000"/>
            <w:sz w:val="20"/>
            <w:szCs w:val="20"/>
            <w:lang w:val="en-GB" w:eastAsia="de-DE" w:bidi="ar-SA"/>
          </w:rPr>
          <w:delText xml:space="preserve"> </w:delText>
        </w:r>
      </w:del>
      <w:del w:id="766" w:author="Unknown Author" w:date="2019-05-21T13:50:00Z">
        <w:r>
          <w:rPr>
            <w:rFonts w:eastAsia="Times New Roman" w:cs="Times New Roman"/>
            <w:b w:val="false"/>
            <w:bCs w:val="false"/>
            <w:i w:val="false"/>
            <w:iCs w:val="false"/>
            <w:color w:val="000000"/>
            <w:sz w:val="20"/>
            <w:szCs w:val="20"/>
            <w:lang w:val="en-GB" w:eastAsia="de-DE" w:bidi="ar-SA"/>
          </w:rPr>
          <w:delText>We assume that photosynthetic processes utilise 5% of this absorbed energy</w:delText>
        </w:r>
      </w:del>
      <w:del w:id="767" w:author="Unknown Author" w:date="2019-05-21T11:26:00Z">
        <w:r>
          <w:rPr>
            <w:rFonts w:eastAsia="Times New Roman" w:cs="Times New Roman"/>
            <w:b w:val="false"/>
            <w:bCs w:val="false"/>
            <w:i w:val="false"/>
            <w:iCs w:val="false"/>
            <w:color w:val="000000"/>
            <w:sz w:val="20"/>
            <w:szCs w:val="20"/>
            <w:lang w:val="en-GB" w:eastAsia="de-DE" w:bidi="ar-SA"/>
          </w:rPr>
          <w:delText>,</w:delText>
        </w:r>
      </w:del>
      <w:del w:id="768" w:author="Unknown Author" w:date="2019-05-21T13:50:00Z">
        <w:r>
          <w:rPr>
            <w:rFonts w:eastAsia="Times New Roman" w:cs="Times New Roman"/>
            <w:b w:val="false"/>
            <w:bCs w:val="false"/>
            <w:i w:val="false"/>
            <w:iCs w:val="false"/>
            <w:color w:val="000000"/>
            <w:sz w:val="20"/>
            <w:szCs w:val="20"/>
            <w:lang w:val="en-GB" w:eastAsia="de-DE" w:bidi="ar-SA"/>
          </w:rPr>
          <w:delText xml:space="preserve"> and the remainder is conducted into the surrounding ice.</w:delText>
        </w:r>
      </w:del>
      <w:del w:id="769" w:author="Unknown Author" w:date="2019-05-21T13:55:00Z">
        <w:r>
          <w:rPr>
            <w:rFonts w:eastAsia="Times New Roman" w:cs="Times New Roman"/>
            <w:b w:val="false"/>
            <w:bCs w:val="false"/>
            <w:i w:val="false"/>
            <w:iCs w:val="false"/>
            <w:color w:val="000000"/>
            <w:sz w:val="20"/>
            <w:szCs w:val="20"/>
            <w:lang w:val="en-GB" w:eastAsia="de-DE" w:bidi="ar-SA"/>
          </w:rPr>
          <w:delText xml:space="preserve"> </w:delText>
        </w:r>
      </w:del>
      <w:del w:id="770" w:author="Unknown Author" w:date="2019-05-21T13:58:00Z">
        <w:r>
          <w:rPr>
            <w:rFonts w:eastAsia="Times New Roman" w:cs="Times New Roman"/>
            <w:b w:val="false"/>
            <w:bCs w:val="false"/>
            <w:i w:val="false"/>
            <w:iCs w:val="false"/>
            <w:color w:val="000000"/>
            <w:sz w:val="20"/>
            <w:szCs w:val="20"/>
            <w:lang w:val="en-GB" w:eastAsia="de-DE" w:bidi="ar-SA"/>
          </w:rPr>
          <w:delText>Since these cells are coloured by the purple purpurogallin pigment, we assume the reflective radiative forcing to be negligible, as demonstrated by Dial et al. (2018). We approximate the daily radiative forcing by multiplying the hourly instantaneous forcing by 3600 s h</w:delText>
        </w:r>
      </w:del>
      <w:del w:id="771" w:author="Unknown Author" w:date="2019-05-21T13:58:00Z">
        <w:r>
          <w:rPr>
            <w:rFonts w:eastAsia="Times New Roman" w:cs="Times New Roman"/>
            <w:b w:val="false"/>
            <w:bCs w:val="false"/>
            <w:i w:val="false"/>
            <w:iCs w:val="false"/>
            <w:color w:val="000000"/>
            <w:sz w:val="20"/>
            <w:szCs w:val="20"/>
            <w:vertAlign w:val="superscript"/>
            <w:lang w:val="en-GB" w:eastAsia="de-DE" w:bidi="ar-SA"/>
          </w:rPr>
          <w:delText>-1</w:delText>
        </w:r>
      </w:del>
      <w:del w:id="772" w:author="Unknown Author" w:date="2019-05-21T13:58:00Z">
        <w:r>
          <w:rPr>
            <w:rFonts w:eastAsia="Times New Roman" w:cs="Times New Roman"/>
            <w:b w:val="false"/>
            <w:bCs w:val="false"/>
            <w:i w:val="false"/>
            <w:iCs w:val="false"/>
            <w:color w:val="000000"/>
            <w:sz w:val="20"/>
            <w:szCs w:val="20"/>
            <w:lang w:val="en-GB" w:eastAsia="de-DE" w:bidi="ar-SA"/>
          </w:rPr>
          <w:delText xml:space="preserve"> and summing. </w:delText>
        </w:r>
      </w:del>
      <w:del w:id="773" w:author="Unknown Author" w:date="2019-05-21T14:31:00Z">
        <w:r>
          <w:rPr>
            <w:rFonts w:eastAsia="Times New Roman" w:cs="Times New Roman"/>
            <w:b w:val="false"/>
            <w:bCs w:val="false"/>
            <w:i w:val="false"/>
            <w:iCs w:val="false"/>
            <w:color w:val="000000"/>
            <w:sz w:val="20"/>
            <w:szCs w:val="20"/>
            <w:lang w:val="en-GB" w:eastAsia="de-DE" w:bidi="ar-SA"/>
          </w:rPr>
          <w:delText>Melt was then determine by scaling by 10</w:delText>
        </w:r>
      </w:del>
      <w:del w:id="774" w:author="Unknown Author" w:date="2019-05-21T14:31:00Z">
        <w:r>
          <w:rPr>
            <w:rFonts w:eastAsia="Times New Roman" w:cs="Times New Roman"/>
            <w:b w:val="false"/>
            <w:bCs w:val="false"/>
            <w:i w:val="false"/>
            <w:iCs w:val="false"/>
            <w:color w:val="000000"/>
            <w:sz w:val="20"/>
            <w:szCs w:val="20"/>
            <w:vertAlign w:val="superscript"/>
            <w:lang w:val="en-GB" w:eastAsia="de-DE" w:bidi="ar-SA"/>
          </w:rPr>
          <w:delText>4</w:delText>
        </w:r>
      </w:del>
      <w:del w:id="775" w:author="Unknown Author" w:date="2019-05-21T14:31:00Z">
        <w:r>
          <w:rPr>
            <w:rFonts w:eastAsia="Times New Roman" w:cs="Times New Roman"/>
            <w:b w:val="false"/>
            <w:bCs w:val="false"/>
            <w:i w:val="false"/>
            <w:iCs w:val="false"/>
            <w:color w:val="000000"/>
            <w:sz w:val="20"/>
            <w:szCs w:val="20"/>
            <w:lang w:val="en-GB" w:eastAsia="de-DE" w:bidi="ar-SA"/>
          </w:rPr>
          <w:delText xml:space="preserve"> to convert m</w:delText>
        </w:r>
      </w:del>
      <w:del w:id="776" w:author="Unknown Author" w:date="2019-05-21T14:31:00Z">
        <w:r>
          <w:rPr>
            <w:rFonts w:eastAsia="Times New Roman" w:cs="Times New Roman"/>
            <w:b w:val="false"/>
            <w:bCs w:val="false"/>
            <w:i w:val="false"/>
            <w:iCs w:val="false"/>
            <w:color w:val="000000"/>
            <w:sz w:val="20"/>
            <w:szCs w:val="20"/>
            <w:vertAlign w:val="superscript"/>
            <w:lang w:val="en-GB" w:eastAsia="de-DE" w:bidi="ar-SA"/>
          </w:rPr>
          <w:delText>2</w:delText>
        </w:r>
      </w:del>
      <w:del w:id="777" w:author="Unknown Author" w:date="2019-05-21T14:31:00Z">
        <w:r>
          <w:rPr>
            <w:rFonts w:eastAsia="Times New Roman" w:cs="Times New Roman"/>
            <w:b w:val="false"/>
            <w:bCs w:val="false"/>
            <w:i w:val="false"/>
            <w:iCs w:val="false"/>
            <w:color w:val="000000"/>
            <w:sz w:val="20"/>
            <w:szCs w:val="20"/>
            <w:lang w:val="en-GB" w:eastAsia="de-DE" w:bidi="ar-SA"/>
          </w:rPr>
          <w:delText xml:space="preserve"> to cm</w:delText>
        </w:r>
      </w:del>
      <w:del w:id="778" w:author="Unknown Author" w:date="2019-05-21T14:31:00Z">
        <w:r>
          <w:rPr>
            <w:rFonts w:eastAsia="Times New Roman" w:cs="Times New Roman"/>
            <w:b w:val="false"/>
            <w:bCs w:val="false"/>
            <w:i w:val="false"/>
            <w:iCs w:val="false"/>
            <w:color w:val="000000"/>
            <w:sz w:val="20"/>
            <w:szCs w:val="20"/>
            <w:vertAlign w:val="superscript"/>
            <w:lang w:val="en-GB" w:eastAsia="de-DE" w:bidi="ar-SA"/>
          </w:rPr>
          <w:delText>2</w:delText>
        </w:r>
      </w:del>
      <w:del w:id="779" w:author="Unknown Author" w:date="2019-05-21T14:31:00Z">
        <w:r>
          <w:rPr>
            <w:rFonts w:eastAsia="Times New Roman" w:cs="Times New Roman"/>
            <w:b w:val="false"/>
            <w:bCs w:val="false"/>
            <w:i w:val="false"/>
            <w:iCs w:val="false"/>
            <w:color w:val="000000"/>
            <w:sz w:val="20"/>
            <w:szCs w:val="20"/>
            <w:lang w:val="en-GB" w:eastAsia="de-DE" w:bidi="ar-SA"/>
          </w:rPr>
          <w:delText xml:space="preserve"> and dividing by the latent heat of fusion for melting (334 J cm</w:delText>
        </w:r>
      </w:del>
      <w:del w:id="780" w:author="Unknown Author" w:date="2019-05-21T14:31:00Z">
        <w:r>
          <w:rPr>
            <w:rFonts w:eastAsia="Times New Roman" w:cs="Times New Roman"/>
            <w:b w:val="false"/>
            <w:bCs w:val="false"/>
            <w:i w:val="false"/>
            <w:iCs w:val="false"/>
            <w:color w:val="000000"/>
            <w:sz w:val="20"/>
            <w:szCs w:val="20"/>
            <w:vertAlign w:val="superscript"/>
            <w:lang w:val="en-GB" w:eastAsia="de-DE" w:bidi="ar-SA"/>
          </w:rPr>
          <w:delText>3</w:delText>
        </w:r>
      </w:del>
      <w:del w:id="781" w:author="Unknown Author" w:date="2019-05-21T14:31:00Z">
        <w:r>
          <w:rPr>
            <w:rFonts w:eastAsia="Times New Roman" w:cs="Times New Roman"/>
            <w:b w:val="false"/>
            <w:bCs w:val="false"/>
            <w:i w:val="false"/>
            <w:iCs w:val="false"/>
            <w:color w:val="000000"/>
            <w:sz w:val="20"/>
            <w:szCs w:val="20"/>
            <w:lang w:val="en-GB" w:eastAsia="de-DE" w:bidi="ar-SA"/>
          </w:rPr>
          <w:delText>). To calculate the percentage of daily melt caused by algal growth, we expressed the biological melting as a percentage of the mean ablative losses for the same day measured at a network of nine ablation stakes, converted into cm water equivalent using the ratio of density of ice (668</w:delText>
        </w:r>
      </w:del>
      <w:del w:id="782" w:author="Unknown Author" w:date="2019-05-21T14:30:00Z">
        <w:r>
          <w:rPr>
            <w:rFonts w:eastAsia="Times New Roman" w:cs="Times New Roman"/>
            <w:b w:val="false"/>
            <w:bCs w:val="false"/>
            <w:i w:val="false"/>
            <w:iCs w:val="false"/>
            <w:color w:val="000000"/>
            <w:sz w:val="20"/>
            <w:szCs w:val="20"/>
            <w:lang w:val="en-GB" w:eastAsia="de-DE" w:bidi="ar-SA"/>
          </w:rPr>
          <w:delText xml:space="preserve"> or 917</w:delText>
        </w:r>
      </w:del>
      <w:del w:id="783" w:author="Unknown Author" w:date="2019-05-21T14:31:00Z">
        <w:r>
          <w:rPr>
            <w:rFonts w:eastAsia="Times New Roman" w:cs="Times New Roman"/>
            <w:b w:val="false"/>
            <w:bCs w:val="false"/>
            <w:i w:val="false"/>
            <w:iCs w:val="false"/>
            <w:color w:val="000000"/>
            <w:sz w:val="20"/>
            <w:szCs w:val="20"/>
            <w:lang w:val="en-GB" w:eastAsia="de-DE" w:bidi="ar-SA"/>
          </w:rPr>
          <w:delText xml:space="preserve"> kg m</w:delText>
        </w:r>
      </w:del>
      <w:del w:id="784" w:author="Unknown Author" w:date="2019-05-21T14:31:00Z">
        <w:r>
          <w:rPr>
            <w:rFonts w:eastAsia="Times New Roman" w:cs="Times New Roman"/>
            <w:b w:val="false"/>
            <w:bCs w:val="false"/>
            <w:i w:val="false"/>
            <w:iCs w:val="false"/>
            <w:color w:val="000000"/>
            <w:sz w:val="20"/>
            <w:szCs w:val="20"/>
            <w:vertAlign w:val="superscript"/>
            <w:lang w:val="en-GB" w:eastAsia="de-DE" w:bidi="ar-SA"/>
          </w:rPr>
          <w:delText>-3</w:delText>
        </w:r>
      </w:del>
      <w:del w:id="785" w:author="Unknown Author" w:date="2019-05-21T14:31:00Z">
        <w:r>
          <w:rPr>
            <w:rFonts w:eastAsia="Times New Roman" w:cs="Times New Roman"/>
            <w:b w:val="false"/>
            <w:bCs w:val="false"/>
            <w:i w:val="false"/>
            <w:iCs w:val="false"/>
            <w:color w:val="000000"/>
            <w:sz w:val="20"/>
            <w:szCs w:val="20"/>
            <w:lang w:val="en-GB" w:eastAsia="de-DE" w:bidi="ar-SA"/>
          </w:rPr>
          <w:delText>) to density of water (1000 kg m</w:delText>
        </w:r>
      </w:del>
      <w:del w:id="786" w:author="Unknown Author" w:date="2019-05-21T14:31:00Z">
        <w:r>
          <w:rPr>
            <w:rFonts w:eastAsia="Times New Roman" w:cs="Times New Roman"/>
            <w:b w:val="false"/>
            <w:bCs w:val="false"/>
            <w:i w:val="false"/>
            <w:iCs w:val="false"/>
            <w:color w:val="000000"/>
            <w:sz w:val="20"/>
            <w:szCs w:val="20"/>
            <w:vertAlign w:val="superscript"/>
            <w:lang w:val="en-GB" w:eastAsia="de-DE" w:bidi="ar-SA"/>
          </w:rPr>
          <w:delText>-3</w:delText>
        </w:r>
      </w:del>
      <w:del w:id="787" w:author="Unknown Author" w:date="2019-05-21T14:31:00Z">
        <w:r>
          <w:rPr>
            <w:rFonts w:eastAsia="Times New Roman" w:cs="Times New Roman"/>
            <w:b w:val="false"/>
            <w:bCs w:val="false"/>
            <w:i w:val="false"/>
            <w:iCs w:val="false"/>
            <w:color w:val="000000"/>
            <w:sz w:val="20"/>
            <w:szCs w:val="20"/>
            <w:lang w:val="en-GB" w:eastAsia="de-DE" w:bidi="ar-SA"/>
          </w:rPr>
          <w:delText>). Two values were used for the density of ice, representing upper and lower bounds for local ice density resulting from weathering. These values were presented by Smith et al. (2017) based upon in-field measurements close to our field site during the same time of year. Using the upper value for ice density assumed the surface was composed of solid ice not weathered ice, making this a conservative estimate of biological contribution, whereas the lower value is more realistic for weathered summer ice in this area. Lower density ice represents a smaller water equivalent per unit surface lowering, such that the percentage accounted for by biological melting is greater.</w:delText>
        </w:r>
      </w:del>
    </w:p>
    <w:p>
      <w:pPr>
        <w:pStyle w:val="Normal"/>
        <w:spacing w:lineRule="auto" w:line="360"/>
        <w:rPr>
          <w:rFonts w:cs="Times New Roman"/>
          <w:b w:val="false"/>
          <w:b w:val="false"/>
          <w:bCs w:val="false"/>
          <w:sz w:val="20"/>
          <w:szCs w:val="20"/>
        </w:rPr>
      </w:pPr>
      <w:r>
        <w:rPr>
          <w:rFonts w:eastAsia="Times New Roman"/>
          <w:i w:val="false"/>
          <w:iCs w:val="false"/>
          <w:color w:val="000000"/>
          <w:lang w:val="en-GB" w:eastAsia="de-DE" w:bidi="ar-SA"/>
        </w:rPr>
      </w:r>
    </w:p>
    <w:p>
      <w:pPr>
        <w:pStyle w:val="Normal"/>
        <w:spacing w:lineRule="auto" w:line="360"/>
        <w:rPr>
          <w:rFonts w:ascii="Times New Roman" w:hAnsi="Times New Roman"/>
        </w:rPr>
      </w:pPr>
      <w:r>
        <w:rPr>
          <w:rFonts w:cs="Times New Roman"/>
          <w:b/>
          <w:bCs/>
          <w:i w:val="false"/>
          <w:iCs w:val="false"/>
          <w:color w:val="000000"/>
          <w:sz w:val="20"/>
          <w:szCs w:val="20"/>
          <w:rPrChange w:id="0" w:author="Unknown Author" w:date="2019-06-18T15:32:00Z"/>
        </w:rPr>
        <w:t>2.</w:t>
      </w:r>
      <w:del w:id="790" w:author="Unknown Author" w:date="2019-05-20T15:59:00Z">
        <w:r>
          <w:rPr>
            <w:rFonts w:cs="Times New Roman"/>
            <w:b/>
            <w:bCs/>
            <w:i w:val="false"/>
            <w:iCs w:val="false"/>
            <w:color w:val="000000"/>
            <w:sz w:val="20"/>
            <w:szCs w:val="20"/>
          </w:rPr>
          <w:delText>8</w:delText>
        </w:r>
      </w:del>
      <w:ins w:id="791" w:author="Unknown Author" w:date="2019-05-24T14:09:00Z">
        <w:r>
          <w:rPr>
            <w:rFonts w:cs="Times New Roman"/>
            <w:b/>
            <w:bCs/>
            <w:i w:val="false"/>
            <w:iCs w:val="false"/>
            <w:color w:val="000000"/>
            <w:sz w:val="20"/>
            <w:szCs w:val="20"/>
          </w:rPr>
          <w:t>7</w:t>
        </w:r>
      </w:ins>
      <w:r>
        <w:rPr>
          <w:rFonts w:cs="Times New Roman"/>
          <w:b/>
          <w:bCs/>
          <w:i w:val="false"/>
          <w:iCs w:val="false"/>
          <w:color w:val="000000"/>
          <w:sz w:val="20"/>
          <w:szCs w:val="20"/>
          <w:rPrChange w:id="0" w:author="Unknown Author" w:date="2019-06-18T15:32:00Z"/>
        </w:rPr>
        <w:t xml:space="preserve"> UAV </w:t>
      </w:r>
      <w:ins w:id="793" w:author="Unknown Author" w:date="2019-05-21T14:47:00Z">
        <w:r>
          <w:rPr>
            <w:rFonts w:cs="Times New Roman"/>
            <w:b/>
            <w:bCs/>
            <w:i w:val="false"/>
            <w:iCs w:val="false"/>
            <w:color w:val="000000"/>
            <w:sz w:val="20"/>
            <w:szCs w:val="20"/>
          </w:rPr>
          <w:t xml:space="preserve">and Sentinel-2 </w:t>
        </w:r>
      </w:ins>
      <w:r>
        <w:rPr>
          <w:rFonts w:cs="Times New Roman"/>
          <w:b/>
          <w:bCs/>
          <w:i w:val="false"/>
          <w:iCs w:val="false"/>
          <w:color w:val="000000"/>
          <w:sz w:val="20"/>
          <w:szCs w:val="20"/>
          <w:rPrChange w:id="0" w:author="Unknown Author" w:date="2019-06-18T15:32:00Z"/>
        </w:rPr>
        <w:t>remote</w:t>
      </w:r>
      <w:ins w:id="795" w:author="Unknown Author" w:date="2019-06-12T15:10:00Z">
        <w:r>
          <w:rPr>
            <w:rFonts w:cs="Times New Roman"/>
            <w:b/>
            <w:bCs/>
            <w:i w:val="false"/>
            <w:iCs w:val="false"/>
            <w:color w:val="000000"/>
            <w:sz w:val="20"/>
            <w:szCs w:val="20"/>
          </w:rPr>
          <w:t>-</w:t>
        </w:r>
      </w:ins>
      <w:del w:id="796" w:author="Unknown Author" w:date="2019-06-12T15:10:00Z">
        <w:r>
          <w:rPr>
            <w:rFonts w:cs="Times New Roman"/>
            <w:b/>
            <w:bCs/>
            <w:i w:val="false"/>
            <w:iCs w:val="false"/>
            <w:color w:val="000000"/>
            <w:sz w:val="20"/>
            <w:szCs w:val="20"/>
          </w:rPr>
          <w:delText xml:space="preserve"> </w:delText>
        </w:r>
      </w:del>
      <w:r>
        <w:rPr>
          <w:rFonts w:cs="Times New Roman"/>
          <w:b/>
          <w:bCs/>
          <w:i w:val="false"/>
          <w:iCs w:val="false"/>
          <w:color w:val="000000"/>
          <w:sz w:val="20"/>
          <w:szCs w:val="20"/>
          <w:rPrChange w:id="0" w:author="Unknown Author" w:date="2019-06-18T15:32:00Z"/>
        </w:rPr>
        <w:t>sensing</w:t>
      </w:r>
    </w:p>
    <w:p>
      <w:pPr>
        <w:pStyle w:val="Normal"/>
        <w:spacing w:lineRule="auto" w:line="360"/>
        <w:rPr>
          <w:rFonts w:ascii="Times New Roman" w:hAnsi="Times New Roman" w:cs="Times New Roman"/>
          <w:b/>
          <w:b/>
          <w:bCs/>
          <w:sz w:val="20"/>
          <w:szCs w:val="20"/>
        </w:rPr>
      </w:pPr>
      <w:r>
        <w:rPr>
          <w:rFonts w:cs="Times New Roman"/>
          <w:b/>
          <w:bCs/>
          <w:sz w:val="20"/>
          <w:szCs w:val="20"/>
        </w:rPr>
      </w:r>
    </w:p>
    <w:p>
      <w:pPr>
        <w:pStyle w:val="Normal"/>
        <w:spacing w:lineRule="auto" w:line="360"/>
        <w:rPr>
          <w:rFonts w:eastAsia="Times New Roman" w:cs="Times New Roman"/>
          <w:del w:id="822" w:author="Unknown Author" w:date="2019-06-03T11:21:00Z"/>
          <w:sz w:val="20"/>
          <w:szCs w:val="20"/>
        </w:rPr>
      </w:pPr>
      <w:ins w:id="798" w:author="Unknown Author" w:date="2019-05-20T15:59:00Z">
        <w:r>
          <w:rPr>
            <w:rFonts w:cs="Times New Roman"/>
            <w:sz w:val="20"/>
            <w:szCs w:val="20"/>
          </w:rPr>
          <w:t>Having quantified algal melt acceleration in localised patches using the m</w:t>
        </w:r>
      </w:ins>
      <w:ins w:id="799" w:author="Unknown Author" w:date="2019-05-20T16:00:00Z">
        <w:r>
          <w:rPr>
            <w:rFonts w:cs="Times New Roman"/>
            <w:sz w:val="20"/>
            <w:szCs w:val="20"/>
          </w:rPr>
          <w:t xml:space="preserve">ethods described in 2.2 – 2.6, we then used a multispectral camera mounted to a small UAV to quantify algal coverage across a 200 x 200 m area at our field site. </w:t>
        </w:r>
      </w:ins>
      <w:del w:id="800" w:author="Unknown Author" w:date="2019-05-20T16:01:00Z">
        <w:r>
          <w:rPr>
            <w:rFonts w:cs="Times New Roman"/>
            <w:sz w:val="20"/>
            <w:szCs w:val="20"/>
          </w:rPr>
          <w:delText>UAV mapping took place over a</w:delText>
        </w:r>
      </w:del>
      <w:ins w:id="801" w:author="Unknown Author" w:date="2019-05-20T16:01:00Z">
        <w:r>
          <w:rPr>
            <w:rFonts w:cs="Times New Roman"/>
            <w:sz w:val="20"/>
            <w:szCs w:val="20"/>
          </w:rPr>
          <w:t>This</w:t>
        </w:r>
      </w:ins>
      <w:r>
        <w:rPr>
          <w:rFonts w:cs="Times New Roman"/>
          <w:sz w:val="20"/>
          <w:szCs w:val="20"/>
          <w:rPrChange w:id="0" w:author="Unknown Author" w:date="2019-06-18T15:32:00Z"/>
        </w:rPr>
        <w:t xml:space="preserve"> </w:t>
      </w:r>
      <w:del w:id="803" w:author="Unknown Author" w:date="2019-06-03T11:20:00Z">
        <w:r>
          <w:rPr>
            <w:rFonts w:cs="Times New Roman"/>
            <w:sz w:val="20"/>
            <w:szCs w:val="20"/>
          </w:rPr>
          <w:delText xml:space="preserve">200 x 200 m </w:delText>
        </w:r>
      </w:del>
      <w:r>
        <w:rPr>
          <w:rFonts w:cs="Times New Roman"/>
          <w:sz w:val="20"/>
          <w:szCs w:val="20"/>
          <w:rPrChange w:id="0" w:author="Unknown Author" w:date="2019-06-18T15:32:00Z"/>
        </w:rPr>
        <w:t xml:space="preserve">sample area </w:t>
      </w:r>
      <w:del w:id="805" w:author="Unknown Author" w:date="2019-05-23T11:16:00Z">
        <w:r>
          <w:rPr>
            <w:rFonts w:cs="Times New Roman"/>
            <w:sz w:val="20"/>
            <w:szCs w:val="20"/>
          </w:rPr>
          <w:delText xml:space="preserve">that </w:delText>
        </w:r>
      </w:del>
      <w:r>
        <w:rPr>
          <w:rFonts w:cs="Times New Roman"/>
          <w:sz w:val="20"/>
          <w:szCs w:val="20"/>
          <w:rPrChange w:id="0" w:author="Unknown Author" w:date="2019-06-18T15:32:00Z"/>
        </w:rPr>
        <w:t>was kept pristine throughout the study period</w:t>
      </w:r>
      <w:ins w:id="807" w:author="Unknown Author" w:date="2019-05-20T16:02:00Z">
        <w:r>
          <w:rPr>
            <w:rFonts w:cs="Times New Roman"/>
            <w:sz w:val="20"/>
            <w:szCs w:val="20"/>
          </w:rPr>
          <w:t xml:space="preserve"> to minimise artefacts of our presence</w:t>
        </w:r>
      </w:ins>
      <w:ins w:id="808" w:author="Unknown Author" w:date="2019-05-20T16:05:00Z">
        <w:r>
          <w:rPr>
            <w:rFonts w:cs="Times New Roman"/>
            <w:sz w:val="20"/>
            <w:szCs w:val="20"/>
          </w:rPr>
          <w:t xml:space="preserve"> </w:t>
        </w:r>
      </w:ins>
      <w:ins w:id="809" w:author="Unknown Author" w:date="2019-05-20T16:03:00Z">
        <w:r>
          <w:rPr>
            <w:rFonts w:cs="Times New Roman"/>
            <w:sz w:val="20"/>
            <w:szCs w:val="20"/>
          </w:rPr>
          <w:t xml:space="preserve">appearing </w:t>
        </w:r>
      </w:ins>
      <w:ins w:id="810" w:author="Unknown Author" w:date="2019-05-20T16:03:00Z">
        <w:r>
          <w:rPr>
            <w:rFonts w:eastAsia="Times New Roman" w:cs="Times New Roman"/>
            <w:color w:val="00000A"/>
            <w:sz w:val="20"/>
            <w:szCs w:val="20"/>
            <w:lang w:val="en-GB" w:eastAsia="de-DE" w:bidi="ar-SA"/>
          </w:rPr>
          <w:t>in the</w:t>
        </w:r>
      </w:ins>
      <w:ins w:id="811" w:author="Unknown Author" w:date="2019-05-20T16:03:00Z">
        <w:r>
          <w:rPr>
            <w:rFonts w:cs="Times New Roman"/>
            <w:sz w:val="20"/>
            <w:szCs w:val="20"/>
          </w:rPr>
          <w:t xml:space="preserve"> UAV imagery</w:t>
        </w:r>
      </w:ins>
      <w:r>
        <w:rPr>
          <w:rFonts w:cs="Times New Roman"/>
          <w:sz w:val="20"/>
          <w:szCs w:val="20"/>
          <w:rPrChange w:id="0" w:author="Unknown Author" w:date="2019-06-18T15:32:00Z"/>
        </w:rPr>
        <w:t>. Inside the sampling area we placed fifteen 10 x 10 cm Ground Control points (GCPs) whose precise location was measured using a Trimble differential GPS. At these markers we also made ground spectral measurements using an ASD-Field Spec Pro 3 immediately after each flight.</w:t>
      </w:r>
      <w:ins w:id="813" w:author="Unknown Author" w:date="2019-05-20T16:08:00Z">
        <w:r>
          <w:rPr>
            <w:rFonts w:cs="Times New Roman"/>
            <w:sz w:val="20"/>
            <w:szCs w:val="20"/>
          </w:rPr>
          <w:t xml:space="preserve"> The UAV itself was a Steadidrone Mavrik-M quadcopter onto which we integrated a MicaSense Red-Edge multispectral camera.</w:t>
        </w:r>
      </w:ins>
      <w:ins w:id="814" w:author="Unknown Author" w:date="2019-05-20T16:20:00Z">
        <w:r>
          <w:rPr>
            <w:rFonts w:cs="Times New Roman"/>
            <w:sz w:val="20"/>
            <w:szCs w:val="20"/>
          </w:rPr>
          <w:t xml:space="preserve"> </w:t>
        </w:r>
      </w:ins>
      <w:ins w:id="815" w:author="Unknown Author" w:date="2019-05-20T16:20:00Z">
        <w:bookmarkStart w:id="1" w:name="__DdeLink__3305_1373444441"/>
        <w:r>
          <w:rPr>
            <w:rFonts w:cs="Times New Roman"/>
            <w:sz w:val="20"/>
            <w:szCs w:val="20"/>
          </w:rPr>
          <w:t xml:space="preserve">The camera is sensitive </w:t>
        </w:r>
      </w:ins>
      <w:ins w:id="816" w:author="Unknown Author" w:date="2019-05-20T16:21:00Z">
        <w:r>
          <w:rPr>
            <w:rFonts w:cs="Times New Roman"/>
            <w:sz w:val="20"/>
            <w:szCs w:val="20"/>
          </w:rPr>
          <w:t>in 5 discrete bands with center wavelenths 475, 560</w:t>
        </w:r>
      </w:ins>
      <w:ins w:id="817" w:author="Unknown Author" w:date="2019-05-20T16:22:00Z">
        <w:r>
          <w:rPr>
            <w:rFonts w:cs="Times New Roman"/>
            <w:sz w:val="20"/>
            <w:szCs w:val="20"/>
          </w:rPr>
          <w:t>, 668, 717 and 840 nm, with bandwidths 20, 20, 10, 10, 40 nm respectively.</w:t>
        </w:r>
      </w:ins>
      <w:ins w:id="818" w:author="Unknown Author" w:date="2019-05-20T16:25:00Z">
        <w:r>
          <w:rPr>
            <w:rFonts w:cs="Times New Roman"/>
            <w:sz w:val="20"/>
            <w:szCs w:val="20"/>
          </w:rPr>
          <w:t xml:space="preserve"> The horizontal field of view was 47.2</w:t>
        </w:r>
      </w:ins>
      <w:ins w:id="819" w:author="Unknown Author" w:date="2019-05-20T16:25:00Z">
        <w:r>
          <w:rPr>
            <w:rFonts w:eastAsia="Times New Roman" w:cs="Times New Roman"/>
            <w:sz w:val="20"/>
            <w:szCs w:val="20"/>
          </w:rPr>
          <w:t>°</w:t>
        </w:r>
      </w:ins>
      <w:ins w:id="820" w:author="Unknown Author" w:date="2019-05-20T16:25:00Z">
        <w:r>
          <w:rPr>
            <w:rFonts w:cs="Times New Roman"/>
            <w:sz w:val="20"/>
            <w:szCs w:val="20"/>
          </w:rPr>
          <w:t xml:space="preserve"> and the focal length </w:t>
        </w:r>
      </w:ins>
      <w:ins w:id="821" w:author="Unknown Author" w:date="2019-05-20T16:26:00Z">
        <w:bookmarkEnd w:id="1"/>
        <w:r>
          <w:rPr>
            <w:rFonts w:cs="Times New Roman"/>
            <w:sz w:val="20"/>
            <w:szCs w:val="20"/>
          </w:rPr>
          <w:t>5.4 mm.</w:t>
        </w:r>
      </w:ins>
    </w:p>
    <w:p>
      <w:pPr>
        <w:pStyle w:val="Normal"/>
        <w:spacing w:lineRule="auto" w:line="360"/>
        <w:rPr>
          <w:rFonts w:eastAsia="Times New Roman" w:cs="Times New Roman"/>
          <w:del w:id="824" w:author="Unknown Author" w:date="2019-06-03T11:21:00Z"/>
          <w:sz w:val="20"/>
          <w:szCs w:val="20"/>
        </w:rPr>
      </w:pPr>
      <w:del w:id="823" w:author="Unknown Author" w:date="2019-05-20T16:08:00Z">
        <w:r>
          <w:rPr>
            <w:rFonts w:eastAsia="Times New Roman" w:cs="Times New Roman"/>
            <w:sz w:val="20"/>
            <w:szCs w:val="20"/>
          </w:rPr>
          <w:delText xml:space="preserve"> </w:delText>
        </w:r>
      </w:del>
    </w:p>
    <w:p>
      <w:pPr>
        <w:pStyle w:val="Normal"/>
        <w:spacing w:lineRule="auto" w:line="360"/>
        <w:rPr/>
      </w:pPr>
      <w:del w:id="825" w:author="Unknown Author" w:date="2019-05-20T16:08:00Z">
        <w:r>
          <w:rPr>
            <w:rFonts w:cs="Times New Roman"/>
            <w:sz w:val="20"/>
            <w:szCs w:val="20"/>
          </w:rPr>
          <w:delText xml:space="preserve">We integrated a MicaSense Red-Edge multispectral camera onto a Steadidrone Mavrik-M quadcopter. </w:delText>
        </w:r>
      </w:del>
      <w:ins w:id="826" w:author="Unknown Author" w:date="2019-06-03T11:21:00Z">
        <w:r>
          <w:rPr>
            <w:rFonts w:cs="Times New Roman"/>
            <w:sz w:val="20"/>
            <w:szCs w:val="20"/>
          </w:rPr>
          <w:t xml:space="preserve"> </w:t>
        </w:r>
      </w:ins>
      <w:r>
        <w:rPr>
          <w:rFonts w:cs="Times New Roman"/>
          <w:sz w:val="20"/>
          <w:szCs w:val="20"/>
          <w:rPrChange w:id="0" w:author="Unknown Author" w:date="2019-06-18T15:32:00Z"/>
        </w:rPr>
        <w:t xml:space="preserve">The camera was remotely triggered through the autopilot which was programmed along with the flight coordinates </w:t>
      </w:r>
      <w:del w:id="828" w:author="Unknown Author" w:date="2019-05-10T11:00:00Z">
        <w:r>
          <w:rPr>
            <w:rFonts w:cs="Times New Roman"/>
            <w:sz w:val="20"/>
            <w:szCs w:val="20"/>
          </w:rPr>
          <w:delText>o</w:delText>
        </w:r>
      </w:del>
      <w:r>
        <w:rPr>
          <w:rFonts w:cs="Times New Roman"/>
          <w:sz w:val="20"/>
          <w:szCs w:val="20"/>
          <w:rPrChange w:id="0" w:author="Unknown Author" w:date="2019-06-18T15:32:00Z"/>
        </w:rPr>
        <w:t>in the open-source software Mission Planner</w:t>
      </w:r>
      <w:ins w:id="830" w:author="Unknown Author" w:date="2019-05-23T11:20:00Z">
        <w:r>
          <w:rPr>
            <w:rFonts w:cs="Times New Roman"/>
            <w:sz w:val="20"/>
            <w:szCs w:val="20"/>
          </w:rPr>
          <w:t xml:space="preserve"> (http://ardupilot.org/planner/)</w:t>
        </w:r>
      </w:ins>
      <w:r>
        <w:rPr>
          <w:rFonts w:cs="Times New Roman"/>
          <w:sz w:val="20"/>
          <w:szCs w:val="20"/>
          <w:rPrChange w:id="0" w:author="Unknown Author" w:date="2019-06-18T15:32:00Z"/>
        </w:rPr>
        <w:t>. Multiband TIFF images were acquired at approximately 2 cm ground resolution with 60% overlap and 40% sidelap. The flights were less than 20 minutes long and at an altitude of 30 m above the ice surface.</w:t>
      </w:r>
    </w:p>
    <w:p>
      <w:pPr>
        <w:pStyle w:val="Normal"/>
        <w:spacing w:lineRule="auto" w:line="360"/>
        <w:rPr>
          <w:rFonts w:ascii="Times New Roman" w:hAnsi="Times New Roman" w:cs="Times New Roman"/>
          <w:del w:id="833" w:author="Unknown Author" w:date="2019-05-20T16:09:00Z"/>
          <w:sz w:val="20"/>
          <w:szCs w:val="20"/>
        </w:rPr>
      </w:pPr>
      <w:del w:id="832" w:author="Unknown Author" w:date="2019-05-20T16:09:00Z">
        <w:r>
          <w:rPr>
            <w:rFonts w:cs="Times New Roman"/>
            <w:sz w:val="20"/>
            <w:szCs w:val="20"/>
          </w:rPr>
        </w:r>
      </w:del>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jc w:val="left"/>
        <w:rPr/>
      </w:pPr>
      <w:r>
        <w:rPr>
          <w:rFonts w:cs="Times New Roman"/>
          <w:color w:val="000000"/>
          <w:sz w:val="20"/>
          <w:szCs w:val="20"/>
          <w:rPrChange w:id="0" w:author="Unknown Author" w:date="2019-06-18T15:32:00Z"/>
        </w:rPr>
        <w:t>We applied radiometric calibration and geometric distortion correction procedures to acquired imagery following MicaSense procedures (</w:t>
      </w:r>
      <w:hyperlink r:id="rId5">
        <w:r>
          <w:rPr>
            <w:rStyle w:val="InternetLink"/>
            <w:rFonts w:cs="Times New Roman"/>
            <w:color w:val="000000"/>
            <w:sz w:val="20"/>
            <w:szCs w:val="20"/>
            <w:rPrChange w:id="0" w:author="Unknown Author" w:date="2019-06-18T15:32:00Z"/>
          </w:rPr>
          <w:t>https://support.micasense.com/hc/en-us/articles/115000351194-RedEdge-Camera-Radiometric-Calibration-Model</w:t>
        </w:r>
      </w:hyperlink>
      <w:r>
        <w:rPr>
          <w:rFonts w:cs="Times New Roman"/>
          <w:color w:val="000000"/>
          <w:sz w:val="20"/>
          <w:szCs w:val="20"/>
          <w:rPrChange w:id="0" w:author="Unknown Author" w:date="2019-06-18T15:32:00Z"/>
        </w:rPr>
        <w:t xml:space="preserve"> and </w:t>
      </w:r>
      <w:hyperlink r:id="rId6">
        <w:r>
          <w:rPr>
            <w:rStyle w:val="InternetLink"/>
            <w:rFonts w:cs="Times New Roman"/>
            <w:color w:val="000000"/>
            <w:sz w:val="20"/>
            <w:szCs w:val="20"/>
            <w:rPrChange w:id="0" w:author="Unknown Author" w:date="2019-06-18T15:32:00Z"/>
          </w:rPr>
          <w:t>https://github.com/atedstone/micasense_calibration</w:t>
        </w:r>
      </w:hyperlink>
      <w:r>
        <w:rPr>
          <w:rFonts w:cs="Times New Roman"/>
          <w:color w:val="000000"/>
          <w:sz w:val="20"/>
          <w:szCs w:val="20"/>
          <w:rPrChange w:id="0" w:author="Unknown Author" w:date="2019-06-18T15:32:00Z"/>
        </w:rPr>
        <w:t>). We then converted from radiance to reflectance using time-dependent regression between images of the MicaSense Calibrated Reflectance Panel acquired before and after each flight</w:t>
      </w:r>
      <w:ins w:id="839" w:author="Unknown Author" w:date="2019-05-20T16:10:00Z">
        <w:r>
          <w:rPr>
            <w:rFonts w:cs="Times New Roman"/>
            <w:color w:val="000000"/>
            <w:sz w:val="20"/>
            <w:szCs w:val="20"/>
          </w:rPr>
          <w:t xml:space="preserve"> (</w:t>
        </w:r>
      </w:ins>
      <w:ins w:id="840" w:author="Unknown Author" w:date="2019-05-20T16:10:00Z">
        <w:r>
          <w:rPr>
            <w:rFonts w:eastAsia="Times New Roman" w:cs="Times New Roman"/>
            <w:color w:val="000000"/>
            <w:sz w:val="20"/>
            <w:szCs w:val="20"/>
            <w:lang w:val="en-GB" w:eastAsia="de-DE" w:bidi="ar-SA"/>
          </w:rPr>
          <w:t>i.e.</w:t>
        </w:r>
      </w:ins>
      <w:ins w:id="841" w:author="Unknown Author" w:date="2019-05-20T16:10:00Z">
        <w:r>
          <w:rPr>
            <w:rFonts w:cs="Times New Roman"/>
            <w:color w:val="000000"/>
            <w:sz w:val="20"/>
            <w:szCs w:val="20"/>
          </w:rPr>
          <w:t xml:space="preserve"> a regression line was computed between the reflectance of the white reference panel at the start and end of the flight and used to quantify the change in irradiance during the flight)</w:t>
        </w:r>
      </w:ins>
      <w:ins w:id="842" w:author="Unknown Author" w:date="2019-05-20T16:11:00Z">
        <w:r>
          <w:rPr>
            <w:rFonts w:cs="Times New Roman"/>
            <w:color w:val="000000"/>
            <w:sz w:val="20"/>
            <w:szCs w:val="20"/>
          </w:rPr>
          <w:t>.</w:t>
        </w:r>
      </w:ins>
      <w:del w:id="843" w:author="Unknown Author" w:date="2019-05-20T16:10:00Z">
        <w:r>
          <w:rPr>
            <w:rFonts w:cs="Times New Roman"/>
            <w:color w:val="000000"/>
            <w:sz w:val="20"/>
            <w:szCs w:val="20"/>
          </w:rPr>
          <w:delText>.</w:delText>
        </w:r>
      </w:del>
      <w:r>
        <w:rPr>
          <w:rFonts w:cs="Times New Roman"/>
          <w:color w:val="000000"/>
          <w:sz w:val="20"/>
          <w:szCs w:val="20"/>
          <w:rPrChange w:id="0" w:author="Unknown Author" w:date="2019-06-18T15:32:00Z"/>
        </w:rPr>
        <w:t xml:space="preserve"> Finally, the individual reflectance-corrected images were mosaiced using AgiSoft PhotoScan following procedures developed by the USGS (</w:t>
      </w:r>
      <w:hyperlink r:id="rId7">
        <w:r>
          <w:rPr>
            <w:rStyle w:val="InternetLink"/>
            <w:rFonts w:cs="Times New Roman"/>
            <w:color w:val="000000"/>
            <w:sz w:val="20"/>
            <w:szCs w:val="20"/>
            <w:rPrChange w:id="0" w:author="Unknown Author" w:date="2019-06-18T15:32:00Z"/>
          </w:rPr>
          <w:t>https://uas.usgs.gov/pdf/PhotoScanProcessingMicaSenseMar2017.pdf</w:t>
        </w:r>
      </w:hyperlink>
      <w:r>
        <w:rPr>
          <w:rFonts w:cs="Times New Roman"/>
          <w:color w:val="000000"/>
          <w:sz w:val="20"/>
          <w:szCs w:val="20"/>
          <w:rPrChange w:id="0" w:author="Unknown Author" w:date="2019-06-18T15:32:00Z"/>
        </w:rPr>
        <w:t xml:space="preserve">), yielding a multi-spectral ortho-mosaic with 5 cm ground resolution, georectified to our GCPs. </w:t>
      </w:r>
      <w:ins w:id="847" w:author="Unknown Author" w:date="2019-06-03T11:36:00Z">
        <w:r>
          <w:rPr>
            <w:rFonts w:cs="Times New Roman"/>
            <w:color w:val="000000"/>
            <w:sz w:val="20"/>
            <w:szCs w:val="20"/>
          </w:rPr>
          <w:t>There was gener</w:t>
        </w:r>
      </w:ins>
      <w:ins w:id="848" w:author="Unknown Author" w:date="2019-06-03T11:37:00Z">
        <w:r>
          <w:rPr>
            <w:rFonts w:cs="Times New Roman"/>
            <w:color w:val="000000"/>
            <w:sz w:val="20"/>
            <w:szCs w:val="20"/>
          </w:rPr>
          <w:t>ally close agreement between the</w:t>
        </w:r>
      </w:ins>
      <w:del w:id="849" w:author="Unknown Author" w:date="2019-06-03T11:37:00Z">
        <w:r>
          <w:rPr>
            <w:rFonts w:cs="Times New Roman"/>
            <w:color w:val="000000"/>
            <w:sz w:val="20"/>
            <w:szCs w:val="20"/>
          </w:rPr>
          <w:delText>While the agreement between the</w:delText>
        </w:r>
      </w:del>
      <w:r>
        <w:rPr>
          <w:rFonts w:cs="Times New Roman"/>
          <w:color w:val="000000"/>
          <w:sz w:val="20"/>
          <w:szCs w:val="20"/>
          <w:rPrChange w:id="0" w:author="Unknown Author" w:date="2019-06-18T15:32:00Z"/>
        </w:rPr>
        <w:t xml:space="preserve"> ground, UAV and satellite</w:t>
      </w:r>
      <w:ins w:id="851" w:author="Unknown Author" w:date="2019-06-12T18:21:00Z">
        <w:r>
          <w:rPr>
            <w:rFonts w:cs="Times New Roman"/>
            <w:color w:val="000000"/>
            <w:sz w:val="20"/>
            <w:szCs w:val="20"/>
          </w:rPr>
          <w:t>-</w:t>
        </w:r>
      </w:ins>
      <w:del w:id="852" w:author="Unknown Author" w:date="2019-06-12T18:21:00Z">
        <w:r>
          <w:rPr>
            <w:rFonts w:cs="Times New Roman"/>
            <w:color w:val="000000"/>
            <w:sz w:val="20"/>
            <w:szCs w:val="20"/>
          </w:rPr>
          <w:delText xml:space="preserve"> </w:delText>
        </w:r>
      </w:del>
      <w:r>
        <w:rPr>
          <w:rFonts w:cs="Times New Roman"/>
          <w:color w:val="000000"/>
          <w:sz w:val="20"/>
          <w:szCs w:val="20"/>
          <w:rPrChange w:id="0" w:author="Unknown Author" w:date="2019-06-18T15:32:00Z"/>
        </w:rPr>
        <w:t>derived albedo</w:t>
      </w:r>
      <w:del w:id="854" w:author="Unknown Author" w:date="2019-06-03T11:37:00Z">
        <w:r>
          <w:rPr>
            <w:rFonts w:cs="Times New Roman"/>
            <w:color w:val="000000"/>
            <w:sz w:val="20"/>
            <w:szCs w:val="20"/>
          </w:rPr>
          <w:delText xml:space="preserve"> is generally good</w:delText>
        </w:r>
      </w:del>
      <w:ins w:id="855" w:author="Unknown Author" w:date="2019-06-03T11:37:00Z">
        <w:r>
          <w:rPr>
            <w:rFonts w:cs="Times New Roman"/>
            <w:color w:val="000000"/>
            <w:sz w:val="20"/>
            <w:szCs w:val="20"/>
          </w:rPr>
          <w:t xml:space="preserve"> although</w:t>
        </w:r>
      </w:ins>
      <w:del w:id="856" w:author="Unknown Author" w:date="2019-06-03T11:37:00Z">
        <w:r>
          <w:rPr>
            <w:rFonts w:cs="Times New Roman"/>
            <w:color w:val="000000"/>
            <w:sz w:val="20"/>
            <w:szCs w:val="20"/>
          </w:rPr>
          <w:delText>,</w:delText>
        </w:r>
      </w:del>
      <w:r>
        <w:rPr>
          <w:rFonts w:cs="Times New Roman"/>
          <w:color w:val="000000"/>
          <w:sz w:val="20"/>
          <w:szCs w:val="20"/>
          <w:rPrChange w:id="0" w:author="Unknown Author" w:date="2019-06-18T15:32:00Z"/>
        </w:rPr>
        <w:t xml:space="preserve"> there are some noticeable differences that we believe to be the result of different radiometric calibration techniques for satellite, UAV and ground measurements and the differing degrees of spatial integration</w:t>
      </w:r>
      <w:ins w:id="858" w:author="Unknown Author" w:date="2019-06-03T11:37:00Z">
        <w:r>
          <w:rPr>
            <w:rFonts w:cs="Times New Roman"/>
            <w:color w:val="000000"/>
            <w:sz w:val="20"/>
            <w:szCs w:val="20"/>
          </w:rPr>
          <w:t xml:space="preserve"> that are quantified and discussed in a </w:t>
        </w:r>
      </w:ins>
      <w:ins w:id="859" w:author="Unknown Author" w:date="2019-06-03T11:37:00Z">
        <w:r>
          <w:rPr>
            <w:rFonts w:cs="Times New Roman"/>
            <w:color w:val="000000"/>
            <w:sz w:val="20"/>
            <w:szCs w:val="20"/>
            <w:highlight w:val="yellow"/>
          </w:rPr>
          <w:t>separate paper</w:t>
        </w:r>
      </w:ins>
      <w:r>
        <w:rPr>
          <w:rFonts w:cs="Times New Roman"/>
          <w:color w:val="000000"/>
          <w:sz w:val="20"/>
          <w:szCs w:val="20"/>
          <w:rPrChange w:id="0" w:author="Unknown Author" w:date="2019-06-18T15:32:00Z"/>
        </w:rPr>
        <w:t>.</w:t>
      </w:r>
    </w:p>
    <w:p>
      <w:pPr>
        <w:pStyle w:val="Normal"/>
        <w:spacing w:lineRule="auto" w:line="360"/>
        <w:jc w:val="left"/>
        <w:rPr>
          <w:rFonts w:ascii="Times New Roman" w:hAnsi="Times New Roman" w:cs="Bitstream Charter"/>
          <w:color w:val="222222"/>
        </w:rPr>
      </w:pPr>
      <w:r>
        <w:rPr>
          <w:rFonts w:cs="Bitstream Charter"/>
          <w:color w:val="222222"/>
        </w:rPr>
      </w:r>
    </w:p>
    <w:p>
      <w:pPr>
        <w:pStyle w:val="Normal"/>
        <w:spacing w:lineRule="auto" w:line="360"/>
        <w:jc w:val="left"/>
        <w:rPr>
          <w:rFonts w:ascii="Times New Roman" w:hAnsi="Times New Roman"/>
        </w:rPr>
      </w:pPr>
      <w:ins w:id="861" w:author="Unknown Author" w:date="2019-05-21T14:47:00Z">
        <w:r>
          <w:rPr>
            <w:rFonts w:cs="Times New Roman"/>
            <w:color w:val="000000"/>
            <w:sz w:val="20"/>
            <w:szCs w:val="20"/>
          </w:rPr>
          <w:t>To upscale further, we u</w:t>
        </w:r>
      </w:ins>
      <w:ins w:id="862" w:author="Unknown Author" w:date="2019-05-21T14:48:00Z">
        <w:r>
          <w:rPr>
            <w:rFonts w:cs="Times New Roman"/>
            <w:color w:val="000000"/>
            <w:sz w:val="20"/>
            <w:szCs w:val="20"/>
          </w:rPr>
          <w:t>sed multispectral data from the Copernicus Sentinel-2 satellite. We selected the 100 x 100 km tile covering our field site (T22WEV) on the closest cloud-free day to our UAV flight on 21</w:t>
        </w:r>
      </w:ins>
      <w:ins w:id="863" w:author="Unknown Author" w:date="2019-05-21T14:48:00Z">
        <w:r>
          <w:rPr>
            <w:rFonts w:cs="Times New Roman"/>
            <w:color w:val="000000"/>
            <w:sz w:val="20"/>
            <w:szCs w:val="20"/>
            <w:vertAlign w:val="superscript"/>
          </w:rPr>
          <w:t>st</w:t>
        </w:r>
      </w:ins>
      <w:ins w:id="864" w:author="Unknown Author" w:date="2019-05-21T14:48:00Z">
        <w:r>
          <w:rPr>
            <w:rFonts w:cs="Times New Roman"/>
            <w:color w:val="000000"/>
            <w:sz w:val="20"/>
            <w:szCs w:val="20"/>
          </w:rPr>
          <w:t xml:space="preserve"> July. The L1C product was downloaded from SentinelHub (Sinergise, Slovenia)</w:t>
        </w:r>
      </w:ins>
      <w:ins w:id="865" w:author="Unknown Author" w:date="2019-05-21T14:51:00Z">
        <w:r>
          <w:rPr>
            <w:rFonts w:cs="Times New Roman"/>
            <w:color w:val="000000"/>
            <w:sz w:val="20"/>
            <w:szCs w:val="20"/>
          </w:rPr>
          <w:t xml:space="preserve">. </w:t>
        </w:r>
      </w:ins>
      <w:ins w:id="866" w:author="Unknown Author" w:date="2019-05-21T14:52:00Z">
        <w:r>
          <w:rPr>
            <w:rFonts w:eastAsia="Times New Roman" w:cs="Times New Roman"/>
            <w:color w:val="000000"/>
            <w:sz w:val="20"/>
            <w:szCs w:val="20"/>
          </w:rPr>
          <w:t xml:space="preserve">The </w:t>
        </w:r>
      </w:ins>
      <w:ins w:id="867" w:author="Unknown Author" w:date="2019-05-21T14:53:00Z">
        <w:r>
          <w:rPr>
            <w:rFonts w:eastAsia="Times New Roman" w:cs="Times New Roman"/>
            <w:color w:val="000000"/>
            <w:sz w:val="20"/>
            <w:szCs w:val="20"/>
          </w:rPr>
          <w:t>L1C product was processed to L2A using the ESA Sen2Cor command line tool (http://step.esa.int/main/third-party-plugins-2/sen2cor/), including atmopsheric correction and reprojection to 20 m resolution.</w:t>
        </w:r>
      </w:ins>
      <w:ins w:id="868" w:author="Unknown Author" w:date="2019-05-21T14:54:00Z">
        <w:r>
          <w:rPr>
            <w:rFonts w:eastAsia="Times New Roman" w:cs="Times New Roman"/>
            <w:color w:val="000000"/>
            <w:sz w:val="20"/>
            <w:szCs w:val="20"/>
          </w:rPr>
          <w:t xml:space="preserve"> The L2A product was then available for analysis as described in Section 2.8.</w:t>
        </w:r>
      </w:ins>
    </w:p>
    <w:p>
      <w:pPr>
        <w:pStyle w:val="Normal"/>
        <w:spacing w:lineRule="auto" w:line="360"/>
        <w:jc w:val="left"/>
        <w:rPr>
          <w:b/>
          <w:b/>
          <w:bCs/>
          <w:del w:id="870" w:author="Unknown Author" w:date="2019-05-23T16:40:00Z"/>
          <w:i w:val="false"/>
          <w:i w:val="false"/>
          <w:iCs w:val="false"/>
        </w:rPr>
      </w:pPr>
      <w:del w:id="869" w:author="Unknown Author" w:date="2019-05-23T16:40:00Z">
        <w:r>
          <w:rPr>
            <w:rFonts w:cs="Times New Roman"/>
            <w:sz w:val="20"/>
            <w:szCs w:val="20"/>
          </w:rPr>
        </w:r>
      </w:del>
    </w:p>
    <w:p>
      <w:pPr>
        <w:pStyle w:val="Normal"/>
        <w:spacing w:lineRule="auto" w:line="360"/>
        <w:jc w:val="left"/>
        <w:rPr>
          <w:b/>
          <w:b/>
          <w:bCs/>
          <w:del w:id="874" w:author="Unknown Author" w:date="2019-06-03T09:29:00Z"/>
          <w:i w:val="false"/>
          <w:i w:val="false"/>
          <w:iCs w:val="false"/>
        </w:rPr>
      </w:pPr>
      <w:del w:id="871" w:author="Unknown Author" w:date="2019-05-21T14:54:00Z">
        <w:r>
          <w:rPr>
            <w:rFonts w:cs="Times New Roman"/>
            <w:b/>
            <w:bCs/>
            <w:i w:val="false"/>
            <w:iCs w:val="false"/>
            <w:sz w:val="20"/>
            <w:szCs w:val="20"/>
          </w:rPr>
          <w:delText>2.</w:delText>
        </w:r>
      </w:del>
      <w:del w:id="872" w:author="Unknown Author" w:date="2019-05-20T15:59:00Z">
        <w:r>
          <w:rPr>
            <w:rFonts w:cs="Times New Roman"/>
            <w:b/>
            <w:bCs/>
            <w:i w:val="false"/>
            <w:iCs w:val="false"/>
            <w:sz w:val="20"/>
            <w:szCs w:val="20"/>
          </w:rPr>
          <w:delText>9</w:delText>
        </w:r>
      </w:del>
      <w:del w:id="873" w:author="Unknown Author" w:date="2019-05-21T14:54:00Z">
        <w:r>
          <w:rPr>
            <w:rFonts w:cs="Times New Roman"/>
            <w:b/>
            <w:bCs/>
            <w:i w:val="false"/>
            <w:iCs w:val="false"/>
            <w:sz w:val="20"/>
            <w:szCs w:val="20"/>
          </w:rPr>
          <w:delText xml:space="preserve"> Sentinel-2 Data Processing</w:delText>
        </w:r>
      </w:del>
    </w:p>
    <w:p>
      <w:pPr>
        <w:pStyle w:val="Normal"/>
        <w:spacing w:lineRule="auto" w:line="360"/>
        <w:jc w:val="left"/>
        <w:rPr>
          <w:b/>
          <w:b/>
          <w:bCs/>
          <w:i w:val="false"/>
          <w:i w:val="false"/>
          <w:iCs w:val="false"/>
        </w:rPr>
      </w:pPr>
      <w:r>
        <w:rPr>
          <w:rFonts w:cs="Times New Roman"/>
          <w:sz w:val="20"/>
          <w:szCs w:val="20"/>
        </w:rPr>
      </w:r>
    </w:p>
    <w:p>
      <w:pPr>
        <w:pStyle w:val="Normal"/>
        <w:spacing w:lineRule="auto" w:line="360"/>
        <w:jc w:val="left"/>
        <w:rPr>
          <w:rFonts w:cs="Times New Roman"/>
          <w:del w:id="876" w:author="Unknown Author" w:date="2019-05-23T16:40:00Z"/>
          <w:b/>
          <w:b/>
          <w:bCs/>
          <w:i w:val="false"/>
          <w:i w:val="false"/>
          <w:iCs w:val="false"/>
          <w:sz w:val="20"/>
          <w:szCs w:val="20"/>
        </w:rPr>
      </w:pPr>
      <w:del w:id="875" w:author="Unknown Author" w:date="2019-05-21T14:54:00Z">
        <w:r>
          <w:rPr>
            <w:rFonts w:cs="Times New Roman"/>
            <w:b/>
            <w:bCs/>
            <w:i w:val="false"/>
            <w:iCs w:val="false"/>
            <w:sz w:val="20"/>
            <w:szCs w:val="20"/>
          </w:rPr>
          <w:delText xml:space="preserve">Sentinel-2 L1C data were downloaded from SentinelHub (Sinergise, Slovenia). The ESA Sen2Cor algorithm was used to convert the images to L2A (surface reflectance). </w:delText>
        </w:r>
      </w:del>
    </w:p>
    <w:p>
      <w:pPr>
        <w:pStyle w:val="Normal"/>
        <w:spacing w:lineRule="auto" w:line="360"/>
        <w:jc w:val="left"/>
        <w:rPr>
          <w:rFonts w:cs="Times New Roman"/>
          <w:del w:id="878" w:author="Unknown Author" w:date="2019-06-03T11:40:00Z"/>
          <w:b/>
          <w:b/>
          <w:bCs/>
          <w:i w:val="false"/>
          <w:i w:val="false"/>
          <w:iCs w:val="false"/>
          <w:sz w:val="20"/>
          <w:szCs w:val="20"/>
        </w:rPr>
      </w:pPr>
      <w:del w:id="877" w:author="Unknown Author" w:date="2019-06-03T11:40:00Z">
        <w:r>
          <w:rPr/>
        </w:r>
      </w:del>
    </w:p>
    <w:p>
      <w:pPr>
        <w:pStyle w:val="Normal"/>
        <w:spacing w:lineRule="auto" w:line="360"/>
        <w:jc w:val="left"/>
        <w:rPr/>
      </w:pPr>
      <w:r>
        <w:rPr>
          <w:rFonts w:cs="Times New Roman"/>
          <w:b/>
          <w:bCs/>
          <w:i w:val="false"/>
          <w:iCs w:val="false"/>
          <w:sz w:val="20"/>
          <w:szCs w:val="20"/>
          <w:rPrChange w:id="0" w:author="Unknown Author" w:date="2019-06-18T15:32:00Z"/>
        </w:rPr>
        <w:t>2.</w:t>
      </w:r>
      <w:del w:id="880" w:author="Unknown Author" w:date="2019-05-20T15:59:00Z">
        <w:r>
          <w:rPr>
            <w:rFonts w:cs="Times New Roman"/>
            <w:b/>
            <w:bCs/>
            <w:i w:val="false"/>
            <w:iCs w:val="false"/>
            <w:sz w:val="20"/>
            <w:szCs w:val="20"/>
          </w:rPr>
          <w:delText>10</w:delText>
        </w:r>
      </w:del>
      <w:ins w:id="881" w:author="Unknown Author" w:date="2019-05-24T14:09:00Z">
        <w:r>
          <w:rPr>
            <w:rFonts w:cs="Times New Roman"/>
            <w:b/>
            <w:bCs/>
            <w:i w:val="false"/>
            <w:iCs w:val="false"/>
            <w:sz w:val="20"/>
            <w:szCs w:val="20"/>
          </w:rPr>
          <w:t>8</w:t>
        </w:r>
      </w:ins>
      <w:r>
        <w:rPr>
          <w:rFonts w:cs="Times New Roman"/>
          <w:b/>
          <w:bCs/>
          <w:i w:val="false"/>
          <w:iCs w:val="false"/>
          <w:sz w:val="20"/>
          <w:szCs w:val="20"/>
          <w:rPrChange w:id="0" w:author="Unknown Author" w:date="2019-06-18T15:32:00Z"/>
        </w:rPr>
        <w:t xml:space="preserve"> Supervised Classification Algorithms</w:t>
      </w:r>
      <w:ins w:id="883" w:author="Unknown Author" w:date="2019-05-22T16:29:00Z">
        <w:r>
          <w:rPr>
            <w:rFonts w:cs="Times New Roman"/>
            <w:b/>
            <w:bCs/>
            <w:i w:val="false"/>
            <w:iCs w:val="false"/>
            <w:sz w:val="20"/>
            <w:szCs w:val="20"/>
          </w:rPr>
          <w:t xml:space="preserve"> and albedo mapping</w:t>
        </w:r>
      </w:ins>
    </w:p>
    <w:p>
      <w:pPr>
        <w:pStyle w:val="Normal"/>
        <w:spacing w:lineRule="auto" w:line="360"/>
        <w:rPr>
          <w:rFonts w:ascii="Times New Roman" w:hAnsi="Times New Roman" w:cs="Times New Roman"/>
          <w:b/>
          <w:b/>
          <w:bCs/>
          <w:i w:val="false"/>
          <w:i w:val="false"/>
          <w:iCs w:val="false"/>
          <w:sz w:val="20"/>
          <w:szCs w:val="20"/>
        </w:rPr>
      </w:pPr>
      <w:r>
        <w:rPr>
          <w:rFonts w:cs="Times New Roman"/>
          <w:b/>
          <w:bCs/>
          <w:i w:val="false"/>
          <w:iCs w:val="false"/>
          <w:sz w:val="20"/>
          <w:szCs w:val="20"/>
        </w:rPr>
      </w:r>
    </w:p>
    <w:p>
      <w:pPr>
        <w:pStyle w:val="Normal"/>
        <w:spacing w:lineRule="auto" w:line="360"/>
        <w:rPr/>
      </w:pPr>
      <w:r>
        <w:rPr>
          <w:rPrChange w:id="0" w:author="Unknown Author" w:date="2019-06-18T15:32:00Z"/>
        </w:rPr>
        <w:t>To map and quantify spatial coverage of algae over the ice</w:t>
      </w:r>
      <w:ins w:id="885" w:author="Unknown Author" w:date="2019-06-12T15:07:00Z">
        <w:r>
          <w:rPr/>
          <w:t>-</w:t>
        </w:r>
      </w:ins>
      <w:del w:id="886" w:author="Unknown Author" w:date="2019-06-12T15:07:00Z">
        <w:r>
          <w:rPr/>
          <w:delText xml:space="preserve"> </w:delText>
        </w:r>
      </w:del>
      <w:r>
        <w:rPr>
          <w:rPrChange w:id="0" w:author="Unknown Author" w:date="2019-06-18T15:32:00Z"/>
        </w:rPr>
        <w:t xml:space="preserve">sheet surface we employed a </w:t>
      </w:r>
      <w:del w:id="888" w:author="Unknown Author" w:date="2019-05-21T16:01:00Z">
        <w:r>
          <w:rPr/>
          <w:delText xml:space="preserve">novel </w:delText>
        </w:r>
      </w:del>
      <w:r>
        <w:rPr>
          <w:rPrChange w:id="0" w:author="Unknown Author" w:date="2019-06-18T15:32:00Z"/>
        </w:rPr>
        <w:t>supervised classification scheme</w:t>
      </w:r>
      <w:del w:id="890" w:author="Unknown Author" w:date="2019-06-03T11:41:00Z">
        <w:r>
          <w:rPr/>
          <w:delText xml:space="preserve"> wherein </w:delText>
        </w:r>
      </w:del>
      <w:ins w:id="891" w:author="Unknown Author" w:date="2019-06-03T11:41:00Z">
        <w:r>
          <w:rPr/>
          <w:t>. A</w:t>
        </w:r>
      </w:ins>
      <w:ins w:id="892" w:author="Unknown Author" w:date="2019-06-12T18:24:00Z">
        <w:r>
          <w:rPr/>
          <w:t xml:space="preserve"> RF</w:t>
        </w:r>
      </w:ins>
      <w:del w:id="893" w:author="Unknown Author" w:date="2019-06-12T18:24:00Z">
        <w:r>
          <w:rPr/>
          <w:delText xml:space="preserve"> random</w:delText>
        </w:r>
      </w:del>
      <w:del w:id="894" w:author="Unknown Author" w:date="2019-06-12T18:22:00Z">
        <w:r>
          <w:rPr/>
          <w:delText xml:space="preserve"> </w:delText>
        </w:r>
      </w:del>
      <w:del w:id="895" w:author="Unknown Author" w:date="2019-06-12T18:24:00Z">
        <w:r>
          <w:rPr/>
          <w:delText>forest</w:delText>
        </w:r>
      </w:del>
      <w:r>
        <w:rPr>
          <w:rPrChange w:id="0" w:author="Unknown Author" w:date="2019-06-18T15:32:00Z"/>
        </w:rPr>
        <w:t xml:space="preserve"> classifier was trained on </w:t>
      </w:r>
      <w:ins w:id="897" w:author="Unknown Author" w:date="2019-05-21T16:01:00Z">
        <w:r>
          <w:rPr/>
          <w:t xml:space="preserve">the </w:t>
        </w:r>
      </w:ins>
      <w:r>
        <w:rPr>
          <w:rPrChange w:id="0" w:author="Unknown Author" w:date="2019-06-18T15:32:00Z"/>
        </w:rPr>
        <w:t>field spectra collected on the ice surface</w:t>
      </w:r>
      <w:ins w:id="899" w:author="Unknown Author" w:date="2019-05-21T16:01:00Z">
        <w:r>
          <w:rPr/>
          <w:t xml:space="preserve"> (see section 2.3)</w:t>
        </w:r>
      </w:ins>
      <w:r>
        <w:rPr>
          <w:rPrChange w:id="0" w:author="Unknown Author" w:date="2019-06-18T15:32:00Z"/>
        </w:rPr>
        <w:t xml:space="preserve"> and then applied to </w:t>
      </w:r>
      <w:ins w:id="901" w:author="Unknown Author" w:date="2019-05-21T16:02:00Z">
        <w:r>
          <w:rPr/>
          <w:t>multi</w:t>
        </w:r>
      </w:ins>
      <w:r>
        <w:rPr>
          <w:rPrChange w:id="0" w:author="Unknown Author" w:date="2019-06-18T15:32:00Z"/>
        </w:rPr>
        <w:t xml:space="preserve">spectral images gathered using </w:t>
      </w:r>
      <w:del w:id="903" w:author="Unknown Author" w:date="2019-05-21T16:02:00Z">
        <w:r>
          <w:rPr/>
          <w:delText>a</w:delText>
        </w:r>
      </w:del>
      <w:ins w:id="904" w:author="Unknown Author" w:date="2019-05-21T16:02:00Z">
        <w:r>
          <w:rPr/>
          <w:t>the</w:t>
        </w:r>
      </w:ins>
      <w:r>
        <w:rPr>
          <w:rPrChange w:id="0" w:author="Unknown Author" w:date="2019-06-18T15:32:00Z"/>
        </w:rPr>
        <w:t xml:space="preserve"> UAV and the Sentinel-2 satellite.</w:t>
      </w:r>
      <w:ins w:id="906" w:author="Unknown Author" w:date="2019-05-23T16:41:00Z">
        <w:r>
          <w:rPr/>
          <w:t xml:space="preserve"> We also included spectra obtained at the same field site in July 2016 to out training set, giving a total of 231 individual labelled spectra. </w:t>
        </w:r>
      </w:ins>
      <w:del w:id="907" w:author="Unknown Author" w:date="2019-05-23T16:42:00Z">
        <w:r>
          <w:rPr/>
          <w:delText xml:space="preserve"> </w:delText>
        </w:r>
      </w:del>
      <w:ins w:id="908" w:author="Unknown Author" w:date="2019-05-23T08:38:00Z">
        <w:r>
          <w:rPr/>
          <w:t xml:space="preserve">A schematic of the classification workflow is provided in Supp Info 3. </w:t>
        </w:r>
      </w:ins>
      <w:r>
        <w:rPr>
          <w:rPrChange w:id="0" w:author="Unknown Author" w:date="2019-06-18T15:32:00Z"/>
        </w:rPr>
        <w:t>Our</w:t>
      </w:r>
      <w:r>
        <w:rPr>
          <w:rFonts w:cs="Times New Roman"/>
          <w:sz w:val="20"/>
          <w:szCs w:val="20"/>
          <w:rPrChange w:id="0" w:author="Unknown Author" w:date="2019-06-18T15:32:00Z"/>
        </w:rPr>
        <w:t xml:space="preserve"> </w:t>
      </w:r>
      <w:del w:id="911" w:author="Unknown Author" w:date="2019-05-21T16:04:00Z">
        <w:r>
          <w:rPr>
            <w:rFonts w:cs="Times New Roman"/>
            <w:sz w:val="20"/>
            <w:szCs w:val="20"/>
          </w:rPr>
          <w:delText>directional reflectance measurements</w:delText>
        </w:r>
      </w:del>
      <w:ins w:id="912" w:author="Unknown Author" w:date="2019-05-21T16:04:00Z">
        <w:r>
          <w:rPr>
            <w:rFonts w:cs="Times New Roman"/>
            <w:sz w:val="20"/>
            <w:szCs w:val="20"/>
          </w:rPr>
          <w:t>HCRF measurements</w:t>
        </w:r>
      </w:ins>
      <w:r>
        <w:rPr>
          <w:rFonts w:cs="Times New Roman"/>
          <w:sz w:val="20"/>
          <w:szCs w:val="20"/>
          <w:rPrChange w:id="0" w:author="Unknown Author" w:date="2019-06-18T15:32:00Z"/>
        </w:rPr>
        <w:t xml:space="preserve"> were first reduced to reflectance values at five key wavelengths coincident with the centre wavelengths measured by the MicaSense Red-Edge camera mounted to our UAV (blue: 0.475, green: 0.560, red: 0.668, red-edge: 0.717, NIR: 0.840 </w:t>
      </w:r>
      <w:r>
        <w:rPr>
          <w:rFonts w:cs="Times New Roman"/>
          <w:color w:val="000000"/>
          <w:sz w:val="20"/>
          <w:szCs w:val="20"/>
          <w:rPrChange w:id="0" w:author="Unknown Author" w:date="2019-06-18T15:32:00Z"/>
        </w:rPr>
        <w:t>μ</w:t>
      </w:r>
      <w:r>
        <w:rPr>
          <w:rFonts w:cs="Times New Roman"/>
          <w:sz w:val="20"/>
          <w:szCs w:val="20"/>
          <w:rPrChange w:id="0" w:author="Unknown Author" w:date="2019-06-18T15:32:00Z"/>
        </w:rPr>
        <w:t>m). A data table was produced with these five wavelengths as columns</w:t>
      </w:r>
      <w:ins w:id="916" w:author="Unknown Author" w:date="2019-06-12T18:36:00Z">
        <w:r>
          <w:rPr>
            <w:rFonts w:cs="Times New Roman"/>
            <w:sz w:val="20"/>
            <w:szCs w:val="20"/>
          </w:rPr>
          <w:t>,</w:t>
        </w:r>
      </w:ins>
      <w:r>
        <w:rPr>
          <w:rFonts w:cs="Times New Roman"/>
          <w:sz w:val="20"/>
          <w:szCs w:val="20"/>
          <w:rPrChange w:id="0" w:author="Unknown Author" w:date="2019-06-18T15:32:00Z"/>
        </w:rPr>
        <w:t xml:space="preserve"> and a separate row for each individual sample surface measured during our field spectroscopy.</w:t>
      </w:r>
      <w:ins w:id="918" w:author="Unknown Author" w:date="2019-05-24T09:08:00Z">
        <w:r>
          <w:rPr>
            <w:rFonts w:cs="Times New Roman"/>
            <w:sz w:val="20"/>
            <w:szCs w:val="20"/>
          </w:rPr>
          <w:t xml:space="preserve"> The reflectance at each wavelength was therefore a feature vector for the classifier. The classification labels were the surface type as determined by </w:t>
        </w:r>
      </w:ins>
      <w:ins w:id="919" w:author="Unknown Author" w:date="2019-05-24T09:09:00Z">
        <w:r>
          <w:rPr>
            <w:rFonts w:cs="Times New Roman"/>
            <w:sz w:val="20"/>
            <w:szCs w:val="20"/>
          </w:rPr>
          <w:t>visual inspection: SN (snow), CI (clean ice), CC (cryoconite), WAT (water),</w:t>
        </w:r>
      </w:ins>
      <w:ins w:id="920" w:author="Unknown Author" w:date="2019-05-24T09:10:00Z">
        <w:r>
          <w:rPr>
            <w:rFonts w:cs="Times New Roman"/>
            <w:sz w:val="20"/>
            <w:szCs w:val="20"/>
          </w:rPr>
          <w:t xml:space="preserve"> L</w:t>
        </w:r>
      </w:ins>
      <w:ins w:id="921" w:author="Unknown Author" w:date="2019-05-24T09:10:00Z">
        <w:r>
          <w:rPr>
            <w:rFonts w:cs="Times New Roman"/>
            <w:sz w:val="20"/>
            <w:szCs w:val="20"/>
            <w:vertAlign w:val="subscript"/>
          </w:rPr>
          <w:t>bio</w:t>
        </w:r>
      </w:ins>
      <w:ins w:id="922" w:author="Unknown Author" w:date="2019-05-24T09:10:00Z">
        <w:r>
          <w:rPr>
            <w:rFonts w:cs="Times New Roman"/>
            <w:sz w:val="20"/>
            <w:szCs w:val="20"/>
          </w:rPr>
          <w:t xml:space="preserve"> (low biomass bloom) and H</w:t>
        </w:r>
      </w:ins>
      <w:ins w:id="923" w:author="Unknown Author" w:date="2019-05-24T09:10:00Z">
        <w:r>
          <w:rPr>
            <w:rFonts w:cs="Times New Roman"/>
            <w:sz w:val="20"/>
            <w:szCs w:val="20"/>
            <w:vertAlign w:val="subscript"/>
          </w:rPr>
          <w:t>bio</w:t>
        </w:r>
      </w:ins>
      <w:ins w:id="924" w:author="Unknown Author" w:date="2019-05-24T09:10:00Z">
        <w:r>
          <w:rPr>
            <w:rFonts w:cs="Times New Roman"/>
            <w:sz w:val="20"/>
            <w:szCs w:val="20"/>
          </w:rPr>
          <w:t xml:space="preserve"> (high biomass algal bloom).</w:t>
        </w:r>
      </w:ins>
      <w:r>
        <w:rPr>
          <w:rFonts w:cs="Times New Roman"/>
          <w:sz w:val="20"/>
          <w:szCs w:val="20"/>
          <w:rPrChange w:id="0" w:author="Unknown Author" w:date="2019-06-18T15:32:00Z"/>
        </w:rPr>
        <w:t xml:space="preserve"> </w:t>
      </w:r>
      <w:ins w:id="926" w:author="Unknown Author" w:date="2019-05-24T09:10:00Z">
        <w:r>
          <w:rPr>
            <w:rFonts w:cs="Times New Roman"/>
            <w:sz w:val="20"/>
            <w:szCs w:val="20"/>
          </w:rPr>
          <w:t xml:space="preserve">For the algal surface classes our visual assessment was corroborated with microscopy as described in section 2.2. </w:t>
        </w:r>
      </w:ins>
      <w:r>
        <w:rPr>
          <w:rFonts w:cs="Times New Roman"/>
          <w:sz w:val="20"/>
          <w:szCs w:val="20"/>
          <w:rPrChange w:id="0" w:author="Unknown Author" w:date="2019-06-18T15:32:00Z"/>
        </w:rPr>
        <w:t>This data table was then shuffled and split into a training set (</w:t>
      </w:r>
      <w:ins w:id="928" w:author="Unknown Author" w:date="2019-05-21T16:06:00Z">
        <w:r>
          <w:rPr>
            <w:rFonts w:cs="Times New Roman"/>
            <w:sz w:val="20"/>
            <w:szCs w:val="20"/>
          </w:rPr>
          <w:t>7</w:t>
        </w:r>
      </w:ins>
      <w:del w:id="929" w:author="Unknown Author" w:date="2019-05-21T16:06:00Z">
        <w:r>
          <w:rPr>
            <w:rFonts w:cs="Times New Roman"/>
            <w:sz w:val="20"/>
            <w:szCs w:val="20"/>
          </w:rPr>
          <w:delText>8</w:delText>
        </w:r>
      </w:del>
      <w:r>
        <w:rPr>
          <w:rFonts w:cs="Times New Roman"/>
          <w:sz w:val="20"/>
          <w:szCs w:val="20"/>
          <w:rPrChange w:id="0" w:author="Unknown Author" w:date="2019-06-18T15:32:00Z"/>
        </w:rPr>
        <w:t>0%) and a test set (</w:t>
      </w:r>
      <w:del w:id="931" w:author="Unknown Author" w:date="2019-05-21T16:06:00Z">
        <w:r>
          <w:rPr>
            <w:rFonts w:cs="Times New Roman"/>
            <w:sz w:val="20"/>
            <w:szCs w:val="20"/>
          </w:rPr>
          <w:delText>2</w:delText>
        </w:r>
      </w:del>
      <w:ins w:id="932" w:author="Unknown Author" w:date="2019-05-21T16:06:00Z">
        <w:r>
          <w:rPr>
            <w:rFonts w:cs="Times New Roman"/>
            <w:sz w:val="20"/>
            <w:szCs w:val="20"/>
          </w:rPr>
          <w:t>3</w:t>
        </w:r>
      </w:ins>
      <w:r>
        <w:rPr>
          <w:rFonts w:cs="Times New Roman"/>
          <w:sz w:val="20"/>
          <w:szCs w:val="20"/>
          <w:rPrChange w:id="0" w:author="Unknown Author" w:date="2019-06-18T15:32:00Z"/>
        </w:rPr>
        <w:t xml:space="preserve">0%). The training set was then used to train three individual supervised classification algorithms: Naive Bayes, K-nearest neighbours (KNN) and support vector machine (SVM). For the SVM, the parameters C and gamma were tuned using grid search cross validation. Two ensemble classifiers were also trained: a voting classifier that combined the predictions of each of the three individual classifiers, and a </w:t>
      </w:r>
      <w:ins w:id="934" w:author="Unknown Author" w:date="2019-06-12T18:24:00Z">
        <w:r>
          <w:rPr>
            <w:rFonts w:cs="Times New Roman"/>
            <w:sz w:val="20"/>
            <w:szCs w:val="20"/>
          </w:rPr>
          <w:t>RF</w:t>
        </w:r>
      </w:ins>
      <w:del w:id="935" w:author="Unknown Author" w:date="2019-06-12T18:24:00Z">
        <w:r>
          <w:rPr>
            <w:rFonts w:cs="Times New Roman"/>
            <w:sz w:val="20"/>
            <w:szCs w:val="20"/>
          </w:rPr>
          <w:delText>random</w:delText>
        </w:r>
      </w:del>
      <w:del w:id="936" w:author="Unknown Author" w:date="2019-06-12T18:22:00Z">
        <w:r>
          <w:rPr>
            <w:rFonts w:cs="Times New Roman"/>
            <w:sz w:val="20"/>
            <w:szCs w:val="20"/>
          </w:rPr>
          <w:delText xml:space="preserve"> </w:delText>
        </w:r>
      </w:del>
      <w:del w:id="937" w:author="Unknown Author" w:date="2019-06-12T18:24:00Z">
        <w:r>
          <w:rPr>
            <w:rFonts w:cs="Times New Roman"/>
            <w:sz w:val="20"/>
            <w:szCs w:val="20"/>
          </w:rPr>
          <w:delText>forest (RF)</w:delText>
        </w:r>
      </w:del>
      <w:r>
        <w:rPr>
          <w:rFonts w:cs="Times New Roman"/>
          <w:sz w:val="20"/>
          <w:szCs w:val="20"/>
          <w:rPrChange w:id="0" w:author="Unknown Author" w:date="2019-06-18T15:32:00Z"/>
        </w:rPr>
        <w:t xml:space="preserve"> algorithm. The performance of each classifier was measured using precision, accuracy, recall and F1 score and also by plotting the confusion matrix and normalised confusion matrix for each classifier. In all cases the RF outperformed the other classifiers according to all available metrics</w:t>
      </w:r>
      <w:ins w:id="939" w:author="Unknown Author" w:date="2019-06-03T11:55:00Z">
        <w:r>
          <w:rPr>
            <w:rFonts w:cs="Times New Roman"/>
            <w:sz w:val="20"/>
            <w:szCs w:val="20"/>
          </w:rPr>
          <w:t xml:space="preserve"> (Supp Info 4)</w:t>
        </w:r>
      </w:ins>
      <w:r>
        <w:rPr>
          <w:rFonts w:cs="Times New Roman"/>
          <w:sz w:val="20"/>
          <w:szCs w:val="20"/>
          <w:rPrChange w:id="0" w:author="Unknown Author" w:date="2019-06-18T15:32:00Z"/>
        </w:rPr>
        <w:t xml:space="preserve">. The performance </w:t>
      </w:r>
      <w:ins w:id="941" w:author="Unknown Author" w:date="2019-06-03T12:01:00Z">
        <w:r>
          <w:rPr>
            <w:rFonts w:cs="Times New Roman"/>
            <w:sz w:val="20"/>
            <w:szCs w:val="20"/>
          </w:rPr>
          <w:t xml:space="preserve">of the RF classifier </w:t>
        </w:r>
      </w:ins>
      <w:r>
        <w:rPr>
          <w:rFonts w:cs="Times New Roman"/>
          <w:sz w:val="20"/>
          <w:szCs w:val="20"/>
          <w:rPrChange w:id="0" w:author="Unknown Author" w:date="2019-06-18T15:32:00Z"/>
        </w:rPr>
        <w:t xml:space="preserve">was </w:t>
      </w:r>
      <w:del w:id="943" w:author="Unknown Author" w:date="2019-06-03T11:52:00Z">
        <w:r>
          <w:rPr>
            <w:rFonts w:cs="Times New Roman"/>
            <w:sz w:val="20"/>
            <w:szCs w:val="20"/>
          </w:rPr>
          <w:delText>then</w:delText>
        </w:r>
      </w:del>
      <w:ins w:id="944" w:author="Unknown Author" w:date="2019-06-03T11:52:00Z">
        <w:r>
          <w:rPr>
            <w:rFonts w:cs="Times New Roman"/>
            <w:sz w:val="20"/>
            <w:szCs w:val="20"/>
          </w:rPr>
          <w:t>finally</w:t>
        </w:r>
      </w:ins>
      <w:r>
        <w:rPr>
          <w:rFonts w:cs="Times New Roman"/>
          <w:sz w:val="20"/>
          <w:szCs w:val="20"/>
          <w:rPrChange w:id="0" w:author="Unknown Author" w:date="2019-06-18T15:32:00Z"/>
        </w:rPr>
        <w:t xml:space="preserve"> measured on the test set, demonstrating the algorithm’s ability to generalise to</w:t>
      </w:r>
      <w:ins w:id="946" w:author="Unknown Author" w:date="2019-06-03T11:52:00Z">
        <w:r>
          <w:rPr>
            <w:rFonts w:cs="Times New Roman"/>
            <w:sz w:val="20"/>
            <w:szCs w:val="20"/>
          </w:rPr>
          <w:t xml:space="preserve"> unseen</w:t>
        </w:r>
      </w:ins>
      <w:r>
        <w:rPr>
          <w:rFonts w:cs="Times New Roman"/>
          <w:sz w:val="20"/>
          <w:szCs w:val="20"/>
          <w:rPrChange w:id="0" w:author="Unknown Author" w:date="2019-06-18T15:32:00Z"/>
        </w:rPr>
        <w:t xml:space="preserve"> data outside of the training set. Overfitting is not usually associated with the RF classifier, and the strong performance on both our training and test sets </w:t>
      </w:r>
      <w:ins w:id="948" w:author="Unknown Author" w:date="2019-06-03T12:01:00Z">
        <w:r>
          <w:rPr>
            <w:rFonts w:cs="Times New Roman"/>
            <w:sz w:val="20"/>
            <w:szCs w:val="20"/>
          </w:rPr>
          <w:t xml:space="preserve"> </w:t>
        </w:r>
      </w:ins>
      <w:r>
        <w:rPr>
          <w:rFonts w:cs="Times New Roman"/>
          <w:sz w:val="20"/>
          <w:szCs w:val="20"/>
          <w:rPrChange w:id="0" w:author="Unknown Author" w:date="2019-06-18T15:32:00Z"/>
        </w:rPr>
        <w:t xml:space="preserve">confirms that the model generalizes well. </w:t>
      </w:r>
      <w:ins w:id="950" w:author="Unknown Author" w:date="2019-05-21T16:09:00Z">
        <w:r>
          <w:rPr>
            <w:rFonts w:cs="Times New Roman"/>
            <w:sz w:val="20"/>
            <w:szCs w:val="20"/>
          </w:rPr>
          <w:t xml:space="preserve">For these reasons, we used the RF algorithm to classify our multispectral UAV and Sentinel-2 images. </w:t>
        </w:r>
      </w:ins>
      <w:ins w:id="951" w:author="Unknown Author" w:date="2019-05-23T12:56:00Z">
        <w:r>
          <w:rPr>
            <w:rFonts w:cs="Times New Roman"/>
            <w:sz w:val="20"/>
            <w:szCs w:val="20"/>
          </w:rPr>
          <w:t xml:space="preserve">Training the classifier using data from field spectroscopy ensures the quality of each labelled datapoint in the training set, since our sampling areas were homogenous and surface samples analysed in the laboratory, circumventing issues of spatial heterogeneity and uncertainty in labelling that could lead to ambiguity for direct labelling of aerial images. </w:t>
        </w:r>
      </w:ins>
      <w:del w:id="952" w:author="Unknown Author" w:date="2019-06-03T12:02:00Z">
        <w:r>
          <w:rPr>
            <w:rFonts w:cs="Times New Roman"/>
            <w:sz w:val="20"/>
            <w:szCs w:val="20"/>
          </w:rPr>
          <w:delText xml:space="preserve">The RF algorithm was </w:delText>
        </w:r>
      </w:del>
      <w:del w:id="953" w:author="Unknown Author" w:date="2019-05-21T16:09:00Z">
        <w:r>
          <w:rPr>
            <w:rFonts w:cs="Times New Roman"/>
            <w:sz w:val="20"/>
            <w:szCs w:val="20"/>
          </w:rPr>
          <w:delText xml:space="preserve">then </w:delText>
        </w:r>
      </w:del>
      <w:del w:id="954" w:author="Unknown Author" w:date="2019-06-03T12:02:00Z">
        <w:r>
          <w:rPr>
            <w:rFonts w:cs="Times New Roman"/>
            <w:sz w:val="20"/>
            <w:szCs w:val="20"/>
          </w:rPr>
          <w:delText>applied to the processed UAV image.</w:delText>
        </w:r>
      </w:del>
      <w:ins w:id="955" w:author="Unknown Author" w:date="2019-05-22T16:29:00Z">
        <w:r>
          <w:rPr>
            <w:rFonts w:cs="Times New Roman"/>
            <w:sz w:val="20"/>
            <w:szCs w:val="20"/>
          </w:rPr>
          <w:t>Simultaneously to the surface classification, we calculated the albedo in each pixel using the narrowband to broadband coversion of Knap et al. (2002) applied to the reflectance at each of the five bands.</w:t>
        </w:r>
      </w:ins>
      <w:del w:id="956" w:author="Unknown Author" w:date="2019-05-22T16:29:00Z">
        <w:r>
          <w:rPr>
            <w:rFonts w:cs="Times New Roman"/>
            <w:sz w:val="20"/>
            <w:szCs w:val="20"/>
          </w:rPr>
          <w:delText xml:space="preserve"> </w:delText>
        </w:r>
      </w:del>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This protocol was then repeated for Sentinel-2 imagery</w:t>
      </w:r>
      <w:ins w:id="958" w:author="Unknown Author" w:date="2019-05-21T16:10:00Z">
        <w:r>
          <w:rPr>
            <w:rFonts w:cs="Times New Roman"/>
            <w:sz w:val="20"/>
            <w:szCs w:val="20"/>
          </w:rPr>
          <w:t>. However, additional bands are available for use as feature vectors in the case of Sentinel-2.</w:t>
        </w:r>
      </w:ins>
      <w:del w:id="959" w:author="Unknown Author" w:date="2019-05-21T16:10:00Z">
        <w:r>
          <w:rPr>
            <w:rFonts w:cs="Times New Roman"/>
            <w:sz w:val="20"/>
            <w:szCs w:val="20"/>
          </w:rPr>
          <w:delText>.</w:delText>
        </w:r>
      </w:del>
      <w:r>
        <w:rPr>
          <w:rFonts w:cs="Times New Roman"/>
          <w:sz w:val="20"/>
          <w:szCs w:val="20"/>
          <w:rPrChange w:id="0" w:author="Unknown Author" w:date="2019-06-18T15:32:00Z"/>
        </w:rPr>
        <w:t xml:space="preserve"> In that case the directional reflectance data was reduced to eight bands coincident with the centre wavelengths measured by Sentinel-2 at 20m ground resolution (0.48</w:t>
      </w:r>
      <w:ins w:id="961" w:author="Unknown Author" w:date="2019-05-23T12:55:00Z">
        <w:r>
          <w:rPr>
            <w:rFonts w:cs="Times New Roman"/>
            <w:sz w:val="20"/>
            <w:szCs w:val="20"/>
          </w:rPr>
          <w:t>0</w:t>
        </w:r>
      </w:ins>
      <w:r>
        <w:rPr>
          <w:rFonts w:cs="Times New Roman"/>
          <w:sz w:val="20"/>
          <w:szCs w:val="20"/>
          <w:rPrChange w:id="0" w:author="Unknown Author" w:date="2019-06-18T15:32:00Z"/>
        </w:rPr>
        <w:t>, 0.56</w:t>
      </w:r>
      <w:ins w:id="963" w:author="Unknown Author" w:date="2019-05-23T12:55:00Z">
        <w:r>
          <w:rPr>
            <w:rFonts w:cs="Times New Roman"/>
            <w:sz w:val="20"/>
            <w:szCs w:val="20"/>
          </w:rPr>
          <w:t>0</w:t>
        </w:r>
      </w:ins>
      <w:r>
        <w:rPr>
          <w:rFonts w:cs="Times New Roman"/>
          <w:sz w:val="20"/>
          <w:szCs w:val="20"/>
          <w:rPrChange w:id="0" w:author="Unknown Author" w:date="2019-06-18T15:32:00Z"/>
        </w:rPr>
        <w:t xml:space="preserve">, 0.665, 0.705, 0.740, 0.788, 0.865, 1.610 </w:t>
      </w:r>
      <w:r>
        <w:rPr>
          <w:rFonts w:cs="Times New Roman"/>
          <w:color w:val="000000"/>
          <w:sz w:val="20"/>
          <w:szCs w:val="20"/>
          <w:rPrChange w:id="0" w:author="Unknown Author" w:date="2019-06-18T15:32:00Z"/>
        </w:rPr>
        <w:t>μ</w:t>
      </w:r>
      <w:r>
        <w:rPr>
          <w:rFonts w:cs="Times New Roman"/>
          <w:sz w:val="20"/>
          <w:szCs w:val="20"/>
          <w:rPrChange w:id="0" w:author="Unknown Author" w:date="2019-06-18T15:32:00Z"/>
        </w:rPr>
        <w:t>m).</w:t>
      </w:r>
      <w:ins w:id="967" w:author="Unknown Author" w:date="2019-07-01T13:41:00Z">
        <w:r>
          <w:rPr>
            <w:rFonts w:cs="Times New Roman"/>
            <w:sz w:val="20"/>
            <w:szCs w:val="20"/>
          </w:rPr>
          <w:t xml:space="preserve"> Training on reduced hyperspectral data is a novel approach which has several advantages over gathering multispectral data: first, the method is sensor-agnostic because the </w:t>
        </w:r>
      </w:ins>
      <w:ins w:id="968" w:author="Unknown Author" w:date="2019-07-01T13:42:00Z">
        <w:r>
          <w:rPr>
            <w:rFonts w:cs="Times New Roman"/>
            <w:sz w:val="20"/>
            <w:szCs w:val="20"/>
          </w:rPr>
          <w:t xml:space="preserve">classifier can be retrained with a diffeent selection of wavelengths for other upscaling platforms, enhancing the reuseability of the field measurements; second, we have confidence in our labels because each sample has been laboratory analysed to confirm </w:t>
        </w:r>
      </w:ins>
      <w:ins w:id="969" w:author="Unknown Author" w:date="2019-07-01T13:43:00Z">
        <w:r>
          <w:rPr>
            <w:rFonts w:cs="Times New Roman"/>
            <w:sz w:val="20"/>
            <w:szCs w:val="20"/>
          </w:rPr>
          <w:t xml:space="preserve">its composition, reducing label ambiguity; finally, the limited field of view of the field spectrometer </w:t>
        </w:r>
      </w:ins>
      <w:ins w:id="970" w:author="Unknown Author" w:date="2019-07-01T13:46:00Z">
        <w:r>
          <w:rPr>
            <w:rFonts w:cs="Times New Roman"/>
            <w:sz w:val="20"/>
            <w:szCs w:val="20"/>
          </w:rPr>
          <w:t>reduces</w:t>
        </w:r>
      </w:ins>
      <w:ins w:id="971" w:author="Unknown Author" w:date="2019-07-01T13:44:00Z">
        <w:r>
          <w:rPr>
            <w:rFonts w:cs="Times New Roman"/>
            <w:sz w:val="20"/>
            <w:szCs w:val="20"/>
          </w:rPr>
          <w:t xml:space="preserve"> error arising from mixing of spectra from heterogeneous ice surfaces.</w:t>
        </w:r>
      </w:ins>
      <w:r>
        <w:rPr>
          <w:rFonts w:cs="Times New Roman"/>
          <w:sz w:val="20"/>
          <w:szCs w:val="20"/>
          <w:rPrChange w:id="0" w:author="Unknown Author" w:date="2019-06-18T15:32:00Z"/>
        </w:rPr>
        <w:t xml:space="preserve"> Sentinel-2 imagery was masked using the MeASUREs Greenland Ice Mapping Project ice mask (</w:t>
      </w:r>
      <w:hyperlink r:id="rId8">
        <w:r>
          <w:rPr>
            <w:rStyle w:val="InternetLink"/>
            <w:rFonts w:cs="Times New Roman"/>
            <w:sz w:val="20"/>
            <w:szCs w:val="20"/>
            <w:rPrChange w:id="0" w:author="Unknown Author" w:date="2019-06-18T15:32:00Z"/>
          </w:rPr>
          <w:t>https://nsidc.org/data/nsidc-0714</w:t>
        </w:r>
      </w:hyperlink>
      <w:r>
        <w:rPr>
          <w:rFonts w:cs="Times New Roman"/>
          <w:sz w:val="20"/>
          <w:szCs w:val="20"/>
          <w:rPrChange w:id="0" w:author="Unknown Author" w:date="2019-06-18T15:32:00Z"/>
        </w:rPr>
        <w:t xml:space="preserve">) to eliminate non-ice areas from our spatial analyses. Pixels with more than 50% probability of being obscured by cloud were masked using the Sentinel-2 L2A cloud product generated by the Sen2Cor processor. </w:t>
      </w:r>
      <w:del w:id="975" w:author="Unknown Author" w:date="2019-05-23T12:56:00Z">
        <w:r>
          <w:rPr>
            <w:rFonts w:cs="Times New Roman"/>
            <w:sz w:val="20"/>
            <w:szCs w:val="20"/>
          </w:rPr>
          <w:delText>Training the classifier</w:delText>
        </w:r>
      </w:del>
      <w:del w:id="976" w:author="Unknown Author" w:date="2019-05-21T16:12:00Z">
        <w:r>
          <w:rPr>
            <w:rFonts w:cs="Times New Roman"/>
            <w:sz w:val="20"/>
            <w:szCs w:val="20"/>
          </w:rPr>
          <w:delText>s</w:delText>
        </w:r>
      </w:del>
      <w:del w:id="977" w:author="Unknown Author" w:date="2019-05-23T12:56:00Z">
        <w:r>
          <w:rPr>
            <w:rFonts w:cs="Times New Roman"/>
            <w:sz w:val="20"/>
            <w:szCs w:val="20"/>
          </w:rPr>
          <w:delText xml:space="preserve"> using data from field spectroscopy ensures the quality of each labelled datapoint in the training set.</w:delText>
        </w:r>
      </w:del>
      <w:ins w:id="978" w:author="Unknown Author" w:date="2019-05-21T16:16:00Z">
        <w:r>
          <w:rPr>
            <w:rFonts w:cs="Times New Roman"/>
            <w:sz w:val="20"/>
            <w:szCs w:val="20"/>
          </w:rPr>
          <w:t xml:space="preserve"> </w:t>
        </w:r>
      </w:ins>
      <w:ins w:id="979" w:author="Unknown Author" w:date="2019-05-22T16:29:00Z">
        <w:r>
          <w:rPr>
            <w:rFonts w:cs="Times New Roman"/>
            <w:sz w:val="20"/>
            <w:szCs w:val="20"/>
          </w:rPr>
          <w:t>Fo</w:t>
        </w:r>
      </w:ins>
      <w:ins w:id="980" w:author="Unknown Author" w:date="2019-05-22T16:30:00Z">
        <w:r>
          <w:rPr>
            <w:rFonts w:cs="Times New Roman"/>
            <w:sz w:val="20"/>
            <w:szCs w:val="20"/>
          </w:rPr>
          <w:t>r the calculation of albedo in each pixel, the additional bands available in the Sentinel-2 images enabled the application of Liang et al.s (2002) narrowband to broadband conversion.</w:t>
        </w:r>
      </w:ins>
      <w:del w:id="981" w:author="Unknown Author" w:date="2019-05-21T16:17:00Z">
        <w:r>
          <w:rPr>
            <w:rFonts w:cs="Times New Roman"/>
            <w:sz w:val="20"/>
            <w:szCs w:val="20"/>
          </w:rPr>
          <w:delText xml:space="preserve"> </w:delText>
        </w:r>
      </w:del>
      <w:del w:id="982" w:author="Unknown Author" w:date="2019-05-21T16:14:00Z">
        <w:r>
          <w:rPr>
            <w:rFonts w:cs="Times New Roman"/>
            <w:sz w:val="20"/>
            <w:szCs w:val="20"/>
          </w:rPr>
          <w:delText>The entire workflow was achieved using bespoke Python scripts that are available in our repository. For both the UAV and Sentinel classifiers, the final model are available in our data repository.</w:delText>
        </w:r>
      </w:del>
      <w:ins w:id="983" w:author="Unknown Author" w:date="2019-06-03T12:02:00Z">
        <w:r>
          <w:rPr>
            <w:rFonts w:cs="Times New Roman"/>
            <w:sz w:val="20"/>
            <w:szCs w:val="20"/>
          </w:rPr>
          <w:t xml:space="preserve"> All of the remote-sensing and supervised classification was achieved using bespoke Python scripts available in our repository.</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ascii="Times New Roman" w:hAnsi="Times New Roman"/>
        </w:rPr>
      </w:pPr>
      <w:r>
        <w:rPr>
          <w:rFonts w:cs="Times New Roman"/>
          <w:b/>
          <w:bCs/>
          <w:i w:val="false"/>
          <w:iCs w:val="false"/>
          <w:sz w:val="20"/>
          <w:szCs w:val="20"/>
          <w:rPrChange w:id="0" w:author="Unknown Author" w:date="2019-06-18T15:32:00Z"/>
        </w:rPr>
        <w:t>2.</w:t>
      </w:r>
      <w:del w:id="985" w:author="Unknown Author" w:date="2019-05-24T14:09:00Z">
        <w:r>
          <w:rPr>
            <w:rFonts w:cs="Times New Roman"/>
            <w:b/>
            <w:bCs/>
            <w:i w:val="false"/>
            <w:iCs w:val="false"/>
            <w:sz w:val="20"/>
            <w:szCs w:val="20"/>
          </w:rPr>
          <w:delText>1</w:delText>
        </w:r>
      </w:del>
      <w:del w:id="986" w:author="Unknown Author" w:date="2019-05-20T15:59:00Z">
        <w:r>
          <w:rPr>
            <w:rFonts w:cs="Times New Roman"/>
            <w:b/>
            <w:bCs/>
            <w:i w:val="false"/>
            <w:iCs w:val="false"/>
            <w:sz w:val="20"/>
            <w:szCs w:val="20"/>
          </w:rPr>
          <w:delText>1</w:delText>
        </w:r>
      </w:del>
      <w:ins w:id="987" w:author="Unknown Author" w:date="2019-05-24T14:09:00Z">
        <w:r>
          <w:rPr>
            <w:rFonts w:cs="Times New Roman"/>
            <w:b/>
            <w:bCs/>
            <w:i w:val="false"/>
            <w:iCs w:val="false"/>
            <w:sz w:val="20"/>
            <w:szCs w:val="20"/>
          </w:rPr>
          <w:t>9</w:t>
        </w:r>
      </w:ins>
      <w:r>
        <w:rPr>
          <w:rFonts w:cs="Times New Roman"/>
          <w:b/>
          <w:bCs/>
          <w:i w:val="false"/>
          <w:iCs w:val="false"/>
          <w:sz w:val="20"/>
          <w:szCs w:val="20"/>
          <w:rPrChange w:id="0" w:author="Unknown Author" w:date="2019-06-18T15:32:00Z"/>
        </w:rPr>
        <w:t xml:space="preserve"> Comparing 2016 and 2017 </w:t>
      </w:r>
      <w:del w:id="989" w:author="Unknown Author" w:date="2019-05-21T16:19:00Z">
        <w:r>
          <w:rPr>
            <w:rFonts w:cs="Times New Roman"/>
            <w:b/>
            <w:bCs/>
            <w:i w:val="false"/>
            <w:iCs w:val="false"/>
            <w:sz w:val="20"/>
            <w:szCs w:val="20"/>
          </w:rPr>
          <w:delText>using MODIS</w:delText>
        </w:r>
      </w:del>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ins w:id="990" w:author="Unknown Author" w:date="2019-05-21T16:18:00Z">
        <w:r>
          <w:rPr>
            <w:rFonts w:cs="Times New Roman"/>
            <w:color w:val="222222"/>
            <w:sz w:val="20"/>
            <w:szCs w:val="20"/>
          </w:rPr>
          <w:t xml:space="preserve">2017 was an especially bright year for the GrIS, whereas 2016 was especially dark. For this reason, we conducted a comparison between the algal coverage on the same dates in 2016 and 2017. </w:t>
        </w:r>
      </w:ins>
      <w:ins w:id="991" w:author="Unknown Author" w:date="2019-05-21T16:19:00Z">
        <w:r>
          <w:rPr>
            <w:rFonts w:cs="Times New Roman"/>
            <w:color w:val="222222"/>
            <w:sz w:val="20"/>
            <w:szCs w:val="20"/>
          </w:rPr>
          <w:t xml:space="preserve">First, </w:t>
        </w:r>
      </w:ins>
      <w:ins w:id="992" w:author="Unknown Author" w:date="2019-05-21T16:28:00Z">
        <w:r>
          <w:rPr>
            <w:rFonts w:cs="Times New Roman"/>
            <w:color w:val="222222"/>
            <w:sz w:val="20"/>
            <w:szCs w:val="20"/>
          </w:rPr>
          <w:t>we examined variations in the extent and duration of the Dark Zone along with snow depths and snow clearing dates for the south western ablation zone using MODIS, following the method of Tedstone</w:t>
        </w:r>
      </w:ins>
      <w:ins w:id="993" w:author="Unknown Author" w:date="2019-05-21T16:29:00Z">
        <w:r>
          <w:rPr>
            <w:rFonts w:cs="Times New Roman"/>
            <w:color w:val="222222"/>
            <w:sz w:val="20"/>
            <w:szCs w:val="20"/>
          </w:rPr>
          <w:t xml:space="preserve"> et al. (2017). </w:t>
        </w:r>
      </w:ins>
      <w:del w:id="994" w:author="Unknown Author" w:date="2019-05-21T16:26:00Z">
        <w:r>
          <w:rPr>
            <w:rFonts w:cs="Times New Roman"/>
            <w:color w:val="222222"/>
            <w:sz w:val="20"/>
            <w:szCs w:val="20"/>
          </w:rPr>
          <w:delText>D</w:delText>
        </w:r>
      </w:del>
      <w:del w:id="995" w:author="Unknown Author" w:date="2019-05-21T16:30:00Z">
        <w:r>
          <w:rPr>
            <w:rFonts w:cs="Times New Roman"/>
            <w:color w:val="222222"/>
            <w:sz w:val="20"/>
            <w:szCs w:val="20"/>
          </w:rPr>
          <w:delText>ark ice extent and duration, and snow depths and clearing dates, were calculated after Tedstone et al. (2017)</w:delText>
        </w:r>
      </w:del>
      <w:del w:id="996" w:author="Unknown Author" w:date="2019-05-21T16:27:00Z">
        <w:r>
          <w:rPr>
            <w:rFonts w:cs="Times New Roman"/>
            <w:color w:val="222222"/>
            <w:sz w:val="20"/>
            <w:szCs w:val="20"/>
          </w:rPr>
          <w:delText>, where full methods may be found</w:delText>
        </w:r>
      </w:del>
      <w:del w:id="997" w:author="Unknown Author" w:date="2019-05-21T16:30:00Z">
        <w:r>
          <w:rPr>
            <w:rFonts w:cs="Times New Roman"/>
            <w:color w:val="222222"/>
            <w:sz w:val="20"/>
            <w:szCs w:val="20"/>
          </w:rPr>
          <w:delText>.</w:delText>
        </w:r>
      </w:del>
      <w:ins w:id="998" w:author="Unknown Author" w:date="2019-05-21T16:30:00Z">
        <w:r>
          <w:rPr>
            <w:rFonts w:cs="Times New Roman"/>
            <w:color w:val="222222"/>
            <w:sz w:val="20"/>
            <w:szCs w:val="20"/>
          </w:rPr>
          <w:t xml:space="preserve">Bare-ice was mapped by applying a threshold reflectance value (R &lt; 0.60 at 0.841-0.871 </w:t>
        </w:r>
      </w:ins>
      <w:ins w:id="999" w:author="Unknown Author" w:date="2019-05-21T16:30:00Z">
        <w:r>
          <w:rPr>
            <w:rFonts w:eastAsia="Times New Roman" w:cs="Times New Roman"/>
            <w:color w:val="222222"/>
            <w:sz w:val="20"/>
            <w:szCs w:val="20"/>
          </w:rPr>
          <w:t>μm)</w:t>
        </w:r>
      </w:ins>
      <w:ins w:id="1000" w:author="Unknown Author" w:date="2019-05-21T16:30:00Z">
        <w:r>
          <w:rPr>
            <w:rFonts w:cs="Times New Roman"/>
            <w:color w:val="222222"/>
            <w:sz w:val="20"/>
            <w:szCs w:val="20"/>
          </w:rPr>
          <w:t xml:space="preserve"> to the MOD09GA Daily Land Surface Reflectance Collecton 6 product. Within the bare-ice area, dark-ice was mapped using a lower reflectance threshold (R &lt; 0.45 at 0.62 </w:t>
        </w:r>
      </w:ins>
      <w:ins w:id="1001" w:author="Unknown Author" w:date="2019-05-21T16:33:00Z">
        <w:r>
          <w:rPr>
            <w:rFonts w:cs="Times New Roman"/>
            <w:color w:val="222222"/>
            <w:sz w:val="20"/>
            <w:szCs w:val="20"/>
          </w:rPr>
          <w:t>–</w:t>
        </w:r>
      </w:ins>
      <w:ins w:id="1002" w:author="Unknown Author" w:date="2019-05-21T16:30:00Z">
        <w:r>
          <w:rPr>
            <w:rFonts w:cs="Times New Roman"/>
            <w:color w:val="222222"/>
            <w:sz w:val="20"/>
            <w:szCs w:val="20"/>
          </w:rPr>
          <w:t xml:space="preserve"> 0.67 </w:t>
        </w:r>
      </w:ins>
      <w:ins w:id="1003" w:author="Unknown Author" w:date="2019-05-21T16:30:00Z">
        <w:r>
          <w:rPr>
            <w:rFonts w:eastAsia="Times New Roman" w:cs="Times New Roman"/>
            <w:color w:val="222222"/>
            <w:sz w:val="20"/>
            <w:szCs w:val="20"/>
          </w:rPr>
          <w:t>μ</w:t>
        </w:r>
      </w:ins>
      <w:ins w:id="1004" w:author="Unknown Author" w:date="2019-05-21T16:30:00Z">
        <w:r>
          <w:rPr>
            <w:rFonts w:cs="Times New Roman"/>
            <w:color w:val="222222"/>
            <w:sz w:val="20"/>
            <w:szCs w:val="20"/>
          </w:rPr>
          <w:t xml:space="preserve">m). The area of interest was the “common area” defined by Tedstone et al. (2017) bounded within the latitudinal range 65 </w:t>
        </w:r>
      </w:ins>
      <w:ins w:id="1005" w:author="Unknown Author" w:date="2019-05-21T16:34:00Z">
        <w:r>
          <w:rPr>
            <w:rFonts w:cs="Times New Roman"/>
            <w:color w:val="222222"/>
            <w:sz w:val="20"/>
            <w:szCs w:val="20"/>
          </w:rPr>
          <w:t>–</w:t>
        </w:r>
      </w:ins>
      <w:ins w:id="1006" w:author="Unknown Author" w:date="2019-05-21T16:30:00Z">
        <w:r>
          <w:rPr>
            <w:rFonts w:cs="Times New Roman"/>
            <w:color w:val="222222"/>
            <w:sz w:val="20"/>
            <w:szCs w:val="20"/>
          </w:rPr>
          <w:t xml:space="preserve"> 70</w:t>
        </w:r>
      </w:ins>
      <w:ins w:id="1007" w:author="Unknown Author" w:date="2019-05-21T16:30:00Z">
        <w:r>
          <w:rPr>
            <w:rFonts w:eastAsia="Times New Roman" w:cs="Bitstream Charter"/>
            <w:color w:val="222222"/>
            <w:sz w:val="20"/>
            <w:szCs w:val="20"/>
          </w:rPr>
          <w:t xml:space="preserve">º </w:t>
        </w:r>
      </w:ins>
      <w:ins w:id="1008" w:author="Unknown Author" w:date="2019-05-21T16:30:00Z">
        <w:r>
          <w:rPr>
            <w:rFonts w:cs="Bitstream Charter"/>
            <w:color w:val="222222"/>
            <w:sz w:val="20"/>
            <w:szCs w:val="20"/>
          </w:rPr>
          <w:t>N, and is equal to that used by Wang et al. (2019). To measure the annual dark-ice extent (in km</w:t>
        </w:r>
      </w:ins>
      <w:ins w:id="1009" w:author="Unknown Author" w:date="2019-05-21T16:30:00Z">
        <w:r>
          <w:rPr>
            <w:rFonts w:cs="Bitstream Charter"/>
            <w:color w:val="222222"/>
            <w:sz w:val="20"/>
            <w:szCs w:val="20"/>
            <w:vertAlign w:val="superscript"/>
          </w:rPr>
          <w:t>2</w:t>
        </w:r>
      </w:ins>
      <w:ins w:id="1010" w:author="Unknown Author" w:date="2019-05-21T16:30:00Z">
        <w:r>
          <w:rPr>
            <w:rFonts w:cs="Bitstream Charter"/>
            <w:color w:val="222222"/>
            <w:sz w:val="20"/>
            <w:szCs w:val="20"/>
          </w:rPr>
          <w:t>) we counted the pixels that were dark for at least 5 days each year. The annual duration was defined at each pixel as the percentage of daily cloud-free observations made in each JJA period which were classified as dark. The timing of bare-ice appearance was calculated from MODIS using a rolling window approach on each pixel (see Tedstone et al. 2017). The mean snow depths were extracted from outputs from the regional climate model MAR v3.8 (Fettweis et al. 2016) run at 7.5 km resolution forced by ECMWF ERA-Interim reanalysis data (Dee et al. 2011). These data enabled a comparison of the extent and timing of dark-ice in 2016 and 2017</w:t>
        </w:r>
      </w:ins>
      <w:ins w:id="1011" w:author="Unknown Author" w:date="2019-06-24T11:21:00Z">
        <w:r>
          <w:rPr>
            <w:rFonts w:cs="Bitstream Charter"/>
            <w:color w:val="222222"/>
            <w:sz w:val="20"/>
            <w:szCs w:val="20"/>
          </w:rPr>
          <w:t>.</w:t>
        </w:r>
      </w:ins>
    </w:p>
    <w:p>
      <w:pPr>
        <w:pStyle w:val="Normal"/>
        <w:spacing w:lineRule="auto" w:line="360"/>
        <w:rPr>
          <w:rFonts w:ascii="Times New Roman" w:hAnsi="Times New Roman" w:cs="Bitstream Charter"/>
          <w:color w:val="222222"/>
          <w:sz w:val="20"/>
          <w:szCs w:val="20"/>
        </w:rPr>
      </w:pPr>
      <w:r>
        <w:rPr>
          <w:rFonts w:cs="Bitstream Charter"/>
          <w:color w:val="222222"/>
          <w:sz w:val="20"/>
          <w:szCs w:val="20"/>
        </w:rPr>
      </w:r>
    </w:p>
    <w:p>
      <w:pPr>
        <w:pStyle w:val="Normal"/>
        <w:spacing w:lineRule="auto" w:line="360"/>
        <w:rPr>
          <w:rFonts w:cs="Bitstream Charter"/>
          <w:color w:val="222222"/>
          <w:sz w:val="20"/>
          <w:szCs w:val="20"/>
        </w:rPr>
      </w:pPr>
      <w:ins w:id="1012" w:author="Unknown Author" w:date="2019-05-24T08:49:00Z">
        <w:r>
          <w:rPr>
            <w:rFonts w:cs="Bitstream Charter"/>
            <w:color w:val="222222"/>
            <w:sz w:val="20"/>
            <w:szCs w:val="20"/>
          </w:rPr>
          <w:t xml:space="preserve">To examine algal coverage in each year we identified the </w:t>
        </w:r>
      </w:ins>
      <w:ins w:id="1013" w:author="Unknown Author" w:date="2019-05-24T08:50:00Z">
        <w:r>
          <w:rPr>
            <w:rFonts w:cs="Bitstream Charter"/>
            <w:color w:val="222222"/>
            <w:sz w:val="20"/>
            <w:szCs w:val="20"/>
          </w:rPr>
          <w:t>Sentinel-2 tile covering our field site (22WEV) on the closest cloud-free date to our UAV flight day (21</w:t>
        </w:r>
      </w:ins>
      <w:ins w:id="1014" w:author="Unknown Author" w:date="2019-05-24T08:50:00Z">
        <w:r>
          <w:rPr>
            <w:rFonts w:cs="Bitstream Charter"/>
            <w:color w:val="222222"/>
            <w:sz w:val="20"/>
            <w:szCs w:val="20"/>
            <w:vertAlign w:val="superscript"/>
          </w:rPr>
          <w:t>st</w:t>
        </w:r>
      </w:ins>
      <w:ins w:id="1015" w:author="Unknown Author" w:date="2019-05-24T08:50:00Z">
        <w:r>
          <w:rPr>
            <w:rFonts w:cs="Bitstream Charter"/>
            <w:color w:val="222222"/>
            <w:sz w:val="20"/>
            <w:szCs w:val="20"/>
          </w:rPr>
          <w:t xml:space="preserve"> July) in each year. These were 28</w:t>
        </w:r>
      </w:ins>
      <w:ins w:id="1016" w:author="Unknown Author" w:date="2019-05-24T08:50:00Z">
        <w:r>
          <w:rPr>
            <w:rFonts w:cs="Bitstream Charter"/>
            <w:color w:val="222222"/>
            <w:sz w:val="20"/>
            <w:szCs w:val="20"/>
            <w:vertAlign w:val="superscript"/>
          </w:rPr>
          <w:t>th</w:t>
        </w:r>
      </w:ins>
      <w:ins w:id="1017" w:author="Unknown Author" w:date="2019-05-24T08:50:00Z">
        <w:r>
          <w:rPr>
            <w:rFonts w:cs="Bitstream Charter"/>
            <w:color w:val="222222"/>
            <w:sz w:val="20"/>
            <w:szCs w:val="20"/>
          </w:rPr>
          <w:t xml:space="preserve"> July 2017 and</w:t>
        </w:r>
      </w:ins>
      <w:ins w:id="1018" w:author="Unknown Author" w:date="2019-05-24T14:10:00Z">
        <w:r>
          <w:rPr>
            <w:rFonts w:cs="Bitstream Charter"/>
            <w:color w:val="222222"/>
            <w:sz w:val="20"/>
            <w:szCs w:val="20"/>
          </w:rPr>
          <w:t xml:space="preserve"> 25</w:t>
        </w:r>
      </w:ins>
      <w:ins w:id="1019" w:author="Unknown Author" w:date="2019-05-24T14:10:00Z">
        <w:r>
          <w:rPr>
            <w:rFonts w:cs="Bitstream Charter"/>
            <w:color w:val="222222"/>
            <w:sz w:val="20"/>
            <w:szCs w:val="20"/>
            <w:vertAlign w:val="superscript"/>
          </w:rPr>
          <w:t>th</w:t>
        </w:r>
      </w:ins>
      <w:ins w:id="1020" w:author="Unknown Author" w:date="2019-05-24T14:10:00Z">
        <w:r>
          <w:rPr>
            <w:rFonts w:cs="Bitstream Charter"/>
            <w:color w:val="222222"/>
            <w:sz w:val="20"/>
            <w:szCs w:val="20"/>
          </w:rPr>
          <w:t xml:space="preserve"> </w:t>
        </w:r>
      </w:ins>
      <w:ins w:id="1021" w:author="Unknown Author" w:date="2019-05-24T09:04:00Z">
        <w:r>
          <w:rPr>
            <w:rFonts w:cs="Bitstream Charter"/>
            <w:color w:val="222222"/>
            <w:sz w:val="20"/>
            <w:szCs w:val="20"/>
          </w:rPr>
          <w:t>July 2016. The non-ice areas were masked out using the MeASURES GIMP mask and the RF classifier described in Section 2.8 was applied to the</w:t>
        </w:r>
      </w:ins>
      <w:ins w:id="1022" w:author="Unknown Author" w:date="2019-05-24T09:06:00Z">
        <w:r>
          <w:rPr>
            <w:rFonts w:cs="Bitstream Charter"/>
            <w:color w:val="222222"/>
            <w:sz w:val="20"/>
            <w:szCs w:val="20"/>
          </w:rPr>
          <w:t xml:space="preserve"> images to quantify coverage by each of our five surface classes. Since we are interested in the bare-ice zone, snow covered pixels were omitted from the calculations.</w:t>
        </w:r>
      </w:ins>
    </w:p>
    <w:p>
      <w:pPr>
        <w:pStyle w:val="Normal"/>
        <w:spacing w:lineRule="auto" w:line="360"/>
        <w:rPr>
          <w:rFonts w:cs="Bitstream Charter"/>
          <w:color w:val="222222"/>
          <w:sz w:val="20"/>
          <w:szCs w:val="20"/>
        </w:rPr>
      </w:pPr>
      <w:r>
        <w:rPr>
          <w:rFonts w:cs="Bitstream Charter"/>
          <w:color w:val="222222"/>
          <w:sz w:val="20"/>
          <w:szCs w:val="20"/>
        </w:rPr>
      </w:r>
    </w:p>
    <w:p>
      <w:pPr>
        <w:pStyle w:val="Normal"/>
        <w:spacing w:lineRule="auto" w:line="360"/>
        <w:rPr>
          <w:rFonts w:cs="Bitstream Charter"/>
          <w:color w:val="222222"/>
          <w:sz w:val="20"/>
          <w:szCs w:val="20"/>
        </w:rPr>
      </w:pPr>
      <w:r>
        <w:rPr>
          <w:rFonts w:cs="Bitstream Charter"/>
          <w:color w:val="222222"/>
          <w:sz w:val="20"/>
          <w:szCs w:val="20"/>
        </w:rPr>
      </w:r>
    </w:p>
    <w:p>
      <w:pPr>
        <w:pStyle w:val="Normal"/>
        <w:spacing w:lineRule="auto" w:line="360"/>
        <w:rPr>
          <w:color w:val="222222"/>
        </w:rPr>
      </w:pPr>
      <w:r>
        <w:rPr>
          <w:color w:val="222222"/>
        </w:rPr>
      </w:r>
    </w:p>
    <w:p>
      <w:pPr>
        <w:pStyle w:val="Normal"/>
        <w:spacing w:lineRule="auto" w:line="360"/>
        <w:rPr>
          <w:rFonts w:cs="Times New Roman"/>
          <w:b/>
          <w:b/>
          <w:bCs/>
          <w:color w:val="222222"/>
          <w:del w:id="1037" w:author="Unknown Author" w:date="2019-06-05T11:29:00Z"/>
          <w:sz w:val="20"/>
          <w:szCs w:val="20"/>
        </w:rPr>
      </w:pPr>
      <w:del w:id="1023" w:author="Unknown Author" w:date="2019-05-21T16:34:00Z">
        <w:r>
          <w:rPr>
            <w:rFonts w:cs="Times New Roman"/>
            <w:color w:val="222222"/>
            <w:sz w:val="20"/>
            <w:szCs w:val="20"/>
          </w:rPr>
          <w:delText xml:space="preserve"> </w:delText>
        </w:r>
      </w:del>
      <w:del w:id="1024" w:author="Unknown Author" w:date="2019-05-21T16:34:00Z">
        <w:r>
          <w:rPr>
            <w:rFonts w:cs="Times New Roman"/>
            <w:color w:val="222222"/>
            <w:sz w:val="20"/>
            <w:szCs w:val="20"/>
          </w:rPr>
          <w:delText xml:space="preserve">Briefly, we used the MOD09GA Daily Land Surface Reflectance Collection 6 product to map bare and dark ice in 2016 and 2017. The MOD09GA uses reflectance from Terra and sensor degradation has been accounted for in the Collection 6 product. We detected bare ice and then dark ice within bare ice areas by applying thresholds to reflectance values. For bare ice we adopted R 0.841- 0.871 </w:delText>
        </w:r>
      </w:del>
      <w:del w:id="1025" w:author="Unknown Author" w:date="2019-05-21T16:34:00Z">
        <w:r>
          <w:rPr>
            <w:rFonts w:cs="Times New Roman"/>
            <w:color w:val="000000"/>
            <w:sz w:val="20"/>
            <w:szCs w:val="20"/>
          </w:rPr>
          <w:delText>μ</w:delText>
        </w:r>
      </w:del>
      <w:del w:id="1026" w:author="Unknown Author" w:date="2019-05-21T16:34:00Z">
        <w:r>
          <w:rPr>
            <w:rFonts w:cs="Times New Roman"/>
            <w:color w:val="222222"/>
            <w:sz w:val="20"/>
            <w:szCs w:val="20"/>
          </w:rPr>
          <w:delText xml:space="preserve">m &lt; 0.60. For dark ice we used R 0.62 - 0. 67 </w:delText>
        </w:r>
      </w:del>
      <w:del w:id="1027" w:author="Unknown Author" w:date="2019-05-21T16:34:00Z">
        <w:r>
          <w:rPr>
            <w:rFonts w:cs="Times New Roman"/>
            <w:color w:val="000000"/>
            <w:sz w:val="20"/>
            <w:szCs w:val="20"/>
          </w:rPr>
          <w:delText>μ</w:delText>
        </w:r>
      </w:del>
      <w:del w:id="1028" w:author="Unknown Author" w:date="2019-05-21T16:34:00Z">
        <w:r>
          <w:rPr>
            <w:rFonts w:cs="Times New Roman"/>
            <w:color w:val="222222"/>
            <w:sz w:val="20"/>
            <w:szCs w:val="20"/>
          </w:rPr>
          <w:delText xml:space="preserve">m &lt; 0.45. We used the common dark ice area defined by Tedstone et al. (2017) to define the spatial sampling area for comparing 2016 and 2017. </w:delText>
        </w:r>
      </w:del>
      <w:del w:id="1029" w:author="Unknown Author" w:date="2019-05-21T16:37:00Z">
        <w:r>
          <w:rPr>
            <w:rFonts w:cs="Times New Roman"/>
            <w:color w:val="222222"/>
            <w:sz w:val="20"/>
            <w:szCs w:val="20"/>
          </w:rPr>
          <w:delText>Annual dark ice extent corresponds to the extent (in km</w:delText>
        </w:r>
      </w:del>
      <w:del w:id="1030" w:author="Unknown Author" w:date="2019-05-21T16:37:00Z">
        <w:r>
          <w:rPr>
            <w:rFonts w:cs="Times New Roman"/>
            <w:color w:val="222222"/>
            <w:sz w:val="20"/>
            <w:szCs w:val="20"/>
            <w:vertAlign w:val="superscript"/>
          </w:rPr>
          <w:delText>2</w:delText>
        </w:r>
      </w:del>
      <w:del w:id="1031" w:author="Unknown Author" w:date="2019-05-21T16:37:00Z">
        <w:r>
          <w:rPr>
            <w:rFonts w:cs="Times New Roman"/>
            <w:color w:val="222222"/>
            <w:sz w:val="20"/>
            <w:szCs w:val="20"/>
          </w:rPr>
          <w:delText xml:space="preserve">) covered by the pixels within the common area which were dark for at least 5 days each year. Annual duration was defined at each pixel in the common area as the percentage of daily cloud-free observations made in each JJA period which were classified as dark and is thereby normalised for cloud cover. </w:delText>
        </w:r>
      </w:del>
      <w:del w:id="1032" w:author="Unknown Author" w:date="2019-05-21T16:40:00Z">
        <w:r>
          <w:rPr>
            <w:rFonts w:cs="Times New Roman"/>
            <w:color w:val="222222"/>
            <w:sz w:val="20"/>
            <w:szCs w:val="20"/>
          </w:rPr>
          <w:delText xml:space="preserve">The timing of bare ice appearance within the common area was calculated from MODIS data using a rolling-window approach on each pixel. </w:delText>
        </w:r>
      </w:del>
      <w:del w:id="1033" w:author="Unknown Author" w:date="2019-05-21T16:44:00Z">
        <w:r>
          <w:rPr>
            <w:rFonts w:cs="Times New Roman"/>
            <w:color w:val="222222"/>
            <w:sz w:val="20"/>
            <w:szCs w:val="20"/>
          </w:rPr>
          <w:delText>Mean snow depths over the common area were extracted from outputs of the regional climate model MAR v3.8 (Fettweis et al., 2016), run at 7.5 km resolution forced by ECMWF ERA-Interim reanalysis data (Dee et al., 2011). To determine spatial coverage by each surface class in each year we identified those Sentinel-2 tiles that were cloud free and available on 21</w:delText>
        </w:r>
      </w:del>
      <w:del w:id="1034" w:author="Unknown Author" w:date="2019-05-21T16:44:00Z">
        <w:r>
          <w:rPr>
            <w:rFonts w:cs="Times New Roman"/>
            <w:color w:val="222222"/>
            <w:sz w:val="20"/>
            <w:szCs w:val="20"/>
            <w:vertAlign w:val="superscript"/>
          </w:rPr>
          <w:delText>st</w:delText>
        </w:r>
      </w:del>
      <w:del w:id="1035" w:author="Unknown Author" w:date="2019-05-21T16:44:00Z">
        <w:r>
          <w:rPr>
            <w:rFonts w:cs="Times New Roman"/>
            <w:color w:val="222222"/>
            <w:sz w:val="20"/>
            <w:szCs w:val="20"/>
          </w:rPr>
          <w:delText xml:space="preserve"> July +/- 3 days in 2016 and 2017. For direct comparisons between the two years only tiles that were available and cloud-free in both years were used. </w:delText>
        </w:r>
      </w:del>
      <w:del w:id="1036" w:author="Unknown Author" w:date="2019-05-21T16:46:00Z">
        <w:r>
          <w:rPr>
            <w:rFonts w:cs="Times New Roman"/>
            <w:color w:val="222222"/>
            <w:sz w:val="20"/>
            <w:szCs w:val="20"/>
          </w:rPr>
          <w:delText>The surface coverage counts were pooled from all available tiles in each year and the mean coverage assumed to be representative across the dark zone. In 2016, additional cloud-free tiles were available so for calculating the 2016 runoff an additional 2 tiles were included in the analysis.</w:delText>
        </w:r>
      </w:del>
    </w:p>
    <w:p>
      <w:pPr>
        <w:pStyle w:val="Normal"/>
        <w:spacing w:lineRule="auto" w:line="360"/>
        <w:rPr>
          <w:rFonts w:cs="Times New Roman"/>
          <w:b/>
          <w:b/>
          <w:bCs/>
          <w:color w:val="222222"/>
          <w:del w:id="1039" w:author="Unknown Author" w:date="2019-06-20T09:08:00Z"/>
          <w:sz w:val="20"/>
          <w:szCs w:val="20"/>
        </w:rPr>
      </w:pPr>
      <w:del w:id="1038" w:author="Unknown Author" w:date="2019-06-20T09:08:00Z">
        <w:r>
          <w:rPr/>
        </w:r>
      </w:del>
    </w:p>
    <w:p>
      <w:pPr>
        <w:pStyle w:val="Normal"/>
        <w:spacing w:lineRule="auto" w:line="360"/>
        <w:rPr/>
      </w:pPr>
      <w:r>
        <w:rPr>
          <w:rFonts w:cs="Times New Roman"/>
          <w:b/>
          <w:bCs/>
          <w:color w:val="222222"/>
          <w:sz w:val="20"/>
          <w:szCs w:val="20"/>
          <w:rPrChange w:id="0" w:author="Unknown Author" w:date="2019-06-18T15:32:00Z"/>
        </w:rPr>
        <w:t>2.1</w:t>
      </w:r>
      <w:del w:id="1041" w:author="Unknown Author" w:date="2019-05-20T15:59:00Z">
        <w:r>
          <w:rPr>
            <w:rFonts w:cs="Times New Roman"/>
            <w:b/>
            <w:bCs/>
            <w:color w:val="222222"/>
            <w:sz w:val="20"/>
            <w:szCs w:val="20"/>
          </w:rPr>
          <w:delText>2</w:delText>
        </w:r>
      </w:del>
      <w:ins w:id="1042" w:author="Unknown Author" w:date="2019-05-24T14:09:00Z">
        <w:r>
          <w:rPr>
            <w:rFonts w:cs="Times New Roman"/>
            <w:b/>
            <w:bCs/>
            <w:color w:val="222222"/>
            <w:sz w:val="20"/>
            <w:szCs w:val="20"/>
          </w:rPr>
          <w:t>0</w:t>
        </w:r>
      </w:ins>
      <w:r>
        <w:rPr>
          <w:rFonts w:cs="Times New Roman"/>
          <w:b/>
          <w:bCs/>
          <w:color w:val="222222"/>
          <w:sz w:val="20"/>
          <w:szCs w:val="20"/>
          <w:rPrChange w:id="0" w:author="Unknown Author" w:date="2019-06-18T15:32:00Z"/>
        </w:rPr>
        <w:t xml:space="preserve"> Runoff Modelling</w:t>
      </w:r>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ascii="Times New Roman" w:hAnsi="Times New Roman"/>
          <w:ins w:id="1074" w:author="Unknown Author" w:date="2019-06-18T15:32:00Z"/>
        </w:rPr>
      </w:pPr>
      <w:bookmarkStart w:id="2" w:name="__DdeLink__4621_1859871106"/>
      <w:bookmarkEnd w:id="2"/>
      <w:r>
        <w:rPr>
          <w:rFonts w:cs="Times New Roman"/>
          <w:color w:val="000000"/>
          <w:sz w:val="20"/>
          <w:szCs w:val="20"/>
          <w:rPrChange w:id="0" w:author="Unknown Author" w:date="2019-06-18T15:32:00Z"/>
        </w:rPr>
        <w:t xml:space="preserve">Runoff </w:t>
      </w:r>
      <w:ins w:id="1045" w:author="Unknown Author" w:date="2019-05-22T16:30:00Z">
        <w:r>
          <w:rPr>
            <w:rFonts w:cs="Times New Roman"/>
            <w:color w:val="000000"/>
            <w:sz w:val="20"/>
            <w:szCs w:val="20"/>
          </w:rPr>
          <w:t>at the regio</w:t>
        </w:r>
      </w:ins>
      <w:ins w:id="1046" w:author="Unknown Author" w:date="2019-05-22T16:31:00Z">
        <w:r>
          <w:rPr>
            <w:rFonts w:cs="Times New Roman"/>
            <w:color w:val="000000"/>
            <w:sz w:val="20"/>
            <w:szCs w:val="20"/>
          </w:rPr>
          <w:t xml:space="preserve">nal scale </w:t>
        </w:r>
      </w:ins>
      <w:r>
        <w:rPr>
          <w:rFonts w:cs="Times New Roman"/>
          <w:color w:val="000000"/>
          <w:sz w:val="20"/>
          <w:szCs w:val="20"/>
          <w:rPrChange w:id="0" w:author="Unknown Author" w:date="2019-06-18T15:32:00Z"/>
        </w:rPr>
        <w:t xml:space="preserve">was calculated using </w:t>
      </w:r>
      <w:ins w:id="1048" w:author="Unknown Author" w:date="2019-05-21T16:49:00Z">
        <w:r>
          <w:rPr>
            <w:rFonts w:cs="Times New Roman"/>
            <w:color w:val="000000"/>
            <w:sz w:val="20"/>
            <w:szCs w:val="20"/>
          </w:rPr>
          <w:t>van As et al.’s (2017)</w:t>
        </w:r>
      </w:ins>
      <w:del w:id="1049" w:author="Unknown Author" w:date="2019-05-21T16:49:00Z">
        <w:r>
          <w:rPr>
            <w:rFonts w:cs="Times New Roman"/>
            <w:color w:val="000000"/>
            <w:sz w:val="20"/>
            <w:szCs w:val="20"/>
          </w:rPr>
          <w:delText>a</w:delText>
        </w:r>
      </w:del>
      <w:r>
        <w:rPr>
          <w:rFonts w:cs="Times New Roman"/>
          <w:color w:val="000000"/>
          <w:sz w:val="20"/>
          <w:szCs w:val="20"/>
          <w:rPrChange w:id="0" w:author="Unknown Author" w:date="2019-06-18T15:32:00Z"/>
        </w:rPr>
        <w:t xml:space="preserve"> SMB model forced with local automatic weather station and MODIS albedo observations (van As et al., 2012; 2017). The model interpolates meteorological and radiative measurements from three PROMICE automatic weather stations on the K-Transect (KAN_L, KAN_M and KAN_U) and bins them into twenty 100 m elevation bands (0 to 2,000 m a.s.l.). Surface albedo is</w:t>
      </w:r>
      <w:del w:id="1051" w:author="Unknown Author" w:date="2019-06-04T09:13:00Z">
        <w:r>
          <w:rPr>
            <w:rFonts w:cs="Times New Roman"/>
            <w:color w:val="000000"/>
            <w:sz w:val="20"/>
            <w:szCs w:val="20"/>
          </w:rPr>
          <w:delText xml:space="preserve"> adjusted</w:delText>
        </w:r>
      </w:del>
      <w:r>
        <w:rPr>
          <w:rFonts w:cs="Times New Roman"/>
          <w:color w:val="000000"/>
          <w:sz w:val="20"/>
          <w:szCs w:val="20"/>
          <w:rPrChange w:id="0" w:author="Unknown Author" w:date="2019-06-18T15:32:00Z"/>
        </w:rPr>
        <w:t xml:space="preserve"> from MODIS Terra MOD10A1 albedo and is averaged into the same 100 m elevation bins. </w:t>
      </w:r>
      <w:bookmarkStart w:id="3" w:name="_GoBack"/>
      <w:bookmarkEnd w:id="3"/>
      <w:r>
        <w:rPr>
          <w:rFonts w:cs="Times New Roman"/>
          <w:color w:val="000000"/>
          <w:sz w:val="20"/>
          <w:szCs w:val="20"/>
          <w:rPrChange w:id="0" w:author="Unknown Author" w:date="2019-06-18T15:32:00Z"/>
        </w:rPr>
        <w:t xml:space="preserve">For every one-hour time step, the model iteratively solves the surface energy balance for the surface temperature. </w:t>
      </w:r>
      <w:r>
        <w:rPr>
          <w:rFonts w:cs="Times New Roman"/>
          <w:b w:val="false"/>
          <w:i w:val="false"/>
          <w:caps w:val="false"/>
          <w:smallCaps w:val="false"/>
          <w:color w:val="000000"/>
          <w:spacing w:val="0"/>
          <w:sz w:val="20"/>
          <w:szCs w:val="20"/>
          <w:rPrChange w:id="0" w:author="Unknown Author" w:date="2019-06-18T15:32:00Z"/>
        </w:rPr>
        <w:t xml:space="preserve">If energy components cannot be balanced due to the 0 C surface temperature limit, a surplus energy sink for melting of snow or ice is included. </w:t>
      </w:r>
      <w:r>
        <w:rPr>
          <w:rFonts w:cs="Times New Roman"/>
          <w:color w:val="000000"/>
          <w:sz w:val="20"/>
          <w:szCs w:val="20"/>
          <w:rPrChange w:id="0" w:author="Unknown Author" w:date="2019-06-18T15:32:00Z"/>
        </w:rPr>
        <w:t>If surface temperature is greater than the melting point, the surplus energy is used for melting of snow or ice. When calculating turbulent heat fluxes, aerodynamic surface roughness for momentum was set to 0.02 and 1 mm for snow and ice, respectively</w:t>
      </w:r>
      <w:ins w:id="1056" w:author="Unknown Author" w:date="2019-06-09T22:43:00Z">
        <w:r>
          <w:rPr>
            <w:rFonts w:cs="Times New Roman"/>
            <w:color w:val="000000"/>
            <w:sz w:val="20"/>
            <w:szCs w:val="20"/>
          </w:rPr>
          <w:t xml:space="preserve"> (after van As et al. 2005; 2012; Smeets and Van den Broeke, 2008)</w:t>
        </w:r>
      </w:ins>
      <w:del w:id="1057" w:author="Unknown Author" w:date="2019-06-09T22:44:00Z">
        <w:r>
          <w:rPr>
            <w:rFonts w:cs="Times New Roman"/>
            <w:color w:val="000000"/>
            <w:sz w:val="20"/>
            <w:szCs w:val="20"/>
          </w:rPr>
          <w:delText>.</w:delText>
        </w:r>
      </w:del>
      <w:ins w:id="1058" w:author="Unknown Author" w:date="2019-06-09T22:44:00Z">
        <w:r>
          <w:rPr>
            <w:rFonts w:cs="Times New Roman"/>
            <w:color w:val="000000"/>
            <w:sz w:val="20"/>
            <w:szCs w:val="20"/>
          </w:rPr>
          <w:t>.</w:t>
        </w:r>
      </w:ins>
      <w:r>
        <w:rPr>
          <w:rFonts w:cs="Times New Roman"/>
          <w:color w:val="000000"/>
          <w:sz w:val="20"/>
          <w:szCs w:val="20"/>
          <w:rPrChange w:id="0" w:author="Unknown Author" w:date="2019-06-18T15:32:00Z"/>
        </w:rPr>
        <w:t xml:space="preserve"> We extrapolate modelled runoff across the </w:t>
      </w:r>
      <w:ins w:id="1060" w:author="Unknown Author" w:date="2019-05-15T05:07:00Z">
        <w:r>
          <w:rPr>
            <w:rFonts w:cs="Times New Roman"/>
            <w:color w:val="000000"/>
            <w:sz w:val="20"/>
            <w:szCs w:val="20"/>
          </w:rPr>
          <w:t>south-</w:t>
        </w:r>
      </w:ins>
      <w:r>
        <w:rPr>
          <w:rFonts w:cs="Times New Roman"/>
          <w:color w:val="000000"/>
          <w:sz w:val="20"/>
          <w:szCs w:val="20"/>
          <w:rPrChange w:id="0" w:author="Unknown Author" w:date="2019-06-18T15:32:00Z"/>
        </w:rPr>
        <w:t xml:space="preserve">western GrIS </w:t>
      </w:r>
      <w:ins w:id="1062" w:author="Unknown Author" w:date="2019-05-20T13:14:00Z">
        <w:r>
          <w:rPr>
            <w:rFonts w:cs="Times New Roman"/>
            <w:color w:val="000000"/>
            <w:sz w:val="20"/>
            <w:szCs w:val="20"/>
          </w:rPr>
          <w:t xml:space="preserve">(65 – 70 </w:t>
        </w:r>
      </w:ins>
      <w:ins w:id="1063" w:author="Unknown Author" w:date="2019-05-20T13:14:00Z">
        <w:r>
          <w:rPr>
            <w:rFonts w:eastAsia="Times New Roman" w:cs="Times New Roman"/>
            <w:color w:val="000000"/>
            <w:sz w:val="20"/>
            <w:szCs w:val="20"/>
          </w:rPr>
          <w:t xml:space="preserve">° N) </w:t>
        </w:r>
      </w:ins>
      <w:r>
        <w:rPr>
          <w:rFonts w:cs="Times New Roman"/>
          <w:color w:val="000000"/>
          <w:sz w:val="20"/>
          <w:szCs w:val="20"/>
          <w:rPrChange w:id="0" w:author="Unknown Author" w:date="2019-06-18T15:32:00Z"/>
        </w:rPr>
        <w:t>by deriving the areas of each elevation bin using the Greenland Ice Mapping Project (GIMP) DEM (Howat et al., 2014)</w:t>
      </w:r>
      <w:del w:id="1065" w:author="Unknown Author" w:date="2019-05-20T13:14:00Z">
        <w:r>
          <w:rPr>
            <w:rFonts w:cs="Times New Roman"/>
            <w:color w:val="000000"/>
            <w:sz w:val="20"/>
            <w:szCs w:val="20"/>
          </w:rPr>
          <w:delText xml:space="preserve"> constrained to the latitude range defined in Fig 4 (following Tedstone et al., 2017)</w:delText>
        </w:r>
      </w:del>
      <w:r>
        <w:rPr>
          <w:rFonts w:cs="Times New Roman"/>
          <w:color w:val="000000"/>
          <w:sz w:val="20"/>
          <w:szCs w:val="20"/>
          <w:rPrChange w:id="0" w:author="Unknown Author" w:date="2019-06-18T15:32:00Z"/>
        </w:rPr>
        <w:t>. Total summer runoff from bare</w:t>
      </w:r>
      <w:ins w:id="1067" w:author="Unknown Author" w:date="2019-06-12T15:05:00Z">
        <w:r>
          <w:rPr>
            <w:rFonts w:cs="Times New Roman"/>
            <w:color w:val="000000"/>
            <w:sz w:val="20"/>
            <w:szCs w:val="20"/>
          </w:rPr>
          <w:t>-</w:t>
        </w:r>
      </w:ins>
      <w:del w:id="1068" w:author="Unknown Author" w:date="2019-06-12T15:05:00Z">
        <w:r>
          <w:rPr>
            <w:rFonts w:cs="Times New Roman"/>
            <w:color w:val="000000"/>
            <w:sz w:val="20"/>
            <w:szCs w:val="20"/>
          </w:rPr>
          <w:delText xml:space="preserve"> </w:delText>
        </w:r>
      </w:del>
      <w:r>
        <w:rPr>
          <w:rFonts w:cs="Times New Roman"/>
          <w:color w:val="000000"/>
          <w:sz w:val="20"/>
          <w:szCs w:val="20"/>
          <w:rPrChange w:id="0" w:author="Unknown Author" w:date="2019-06-18T15:32:00Z"/>
        </w:rPr>
        <w:t>ice was calculated by summing runoff in elevation bins that had mean daily albedo of less than 0.60. Total summer runoff from dark</w:t>
      </w:r>
      <w:ins w:id="1070" w:author="Unknown Author" w:date="2019-06-12T18:26:00Z">
        <w:r>
          <w:rPr>
            <w:rFonts w:cs="Times New Roman"/>
            <w:color w:val="000000"/>
            <w:sz w:val="20"/>
            <w:szCs w:val="20"/>
          </w:rPr>
          <w:t>-</w:t>
        </w:r>
      </w:ins>
      <w:del w:id="1071" w:author="Unknown Author" w:date="2019-06-12T18:26:00Z">
        <w:r>
          <w:rPr>
            <w:rFonts w:cs="Times New Roman"/>
            <w:color w:val="000000"/>
            <w:sz w:val="20"/>
            <w:szCs w:val="20"/>
          </w:rPr>
          <w:delText xml:space="preserve"> </w:delText>
        </w:r>
      </w:del>
      <w:r>
        <w:rPr>
          <w:rFonts w:cs="Times New Roman"/>
          <w:color w:val="000000"/>
          <w:sz w:val="20"/>
          <w:szCs w:val="20"/>
          <w:rPrChange w:id="0" w:author="Unknown Author" w:date="2019-06-18T15:32:00Z"/>
        </w:rPr>
        <w:t xml:space="preserve">ice only was calculated in the same way but using a 0.39 threshold. </w:t>
      </w:r>
      <w:ins w:id="1073" w:author="Unknown Author" w:date="2019-05-21T16:54:00Z">
        <w:r>
          <w:rPr>
            <w:rFonts w:cs="Times New Roman"/>
            <w:color w:val="000000"/>
            <w:sz w:val="20"/>
            <w:szCs w:val="20"/>
          </w:rPr>
          <w:t>In van As et al.’s (2017) study they compared the performance of the model with independent observations and found the error to be negligible in the bare-ice zone.</w:t>
        </w:r>
      </w:ins>
    </w:p>
    <w:p>
      <w:pPr>
        <w:pStyle w:val="Normal"/>
        <w:spacing w:lineRule="auto" w:line="360"/>
        <w:rPr>
          <w:rFonts w:cs="Times New Roman"/>
          <w:color w:val="000000"/>
          <w:sz w:val="20"/>
          <w:szCs w:val="20"/>
        </w:rPr>
      </w:pPr>
      <w:r>
        <w:rPr>
          <w:rFonts w:cs="Times New Roman"/>
          <w:color w:val="000000"/>
          <w:sz w:val="20"/>
          <w:szCs w:val="20"/>
        </w:rPr>
      </w:r>
    </w:p>
    <w:p>
      <w:pPr>
        <w:pStyle w:val="Normal"/>
        <w:spacing w:lineRule="auto" w:line="360"/>
        <w:rPr>
          <w:rFonts w:cs="Times New Roman"/>
          <w:color w:val="000000"/>
          <w:sz w:val="20"/>
          <w:szCs w:val="20"/>
        </w:rPr>
      </w:pPr>
      <w:r>
        <w:rPr>
          <w:rFonts w:cs="Times New Roman"/>
          <w:color w:val="000000"/>
          <w:sz w:val="20"/>
          <w:szCs w:val="20"/>
        </w:rPr>
      </w:r>
    </w:p>
    <w:p>
      <w:pPr>
        <w:pStyle w:val="Normal"/>
        <w:spacing w:lineRule="auto" w:line="360"/>
        <w:rPr>
          <w:rFonts w:ascii="Times New Roman" w:hAnsi="Times New Roman" w:cs="Times New Roman"/>
          <w:color w:val="000000"/>
          <w:sz w:val="20"/>
          <w:szCs w:val="20"/>
        </w:rPr>
      </w:pPr>
      <w:r>
        <w:rPr>
          <w:rFonts w:cs="Times New Roman"/>
          <w:color w:val="000000"/>
          <w:sz w:val="20"/>
          <w:szCs w:val="20"/>
        </w:rPr>
      </w:r>
    </w:p>
    <w:p>
      <w:pPr>
        <w:pStyle w:val="Normal"/>
        <w:spacing w:lineRule="auto" w:line="360"/>
        <w:rPr>
          <w:rFonts w:ascii="Times New Roman" w:hAnsi="Times New Roman" w:cs="Times New Roman"/>
          <w:color w:val="000000"/>
          <w:sz w:val="20"/>
          <w:szCs w:val="20"/>
        </w:rPr>
      </w:pPr>
      <w:r>
        <w:rPr>
          <w:rFonts w:cs="Times New Roman"/>
          <w:color w:val="000000"/>
          <w:sz w:val="20"/>
          <w:szCs w:val="20"/>
        </w:rPr>
      </w:r>
    </w:p>
    <w:p>
      <w:pPr>
        <w:pStyle w:val="Normal"/>
        <w:spacing w:lineRule="auto" w:line="360"/>
        <w:rPr>
          <w:rFonts w:ascii="Times New Roman" w:hAnsi="Times New Roman" w:cs="Times New Roman"/>
          <w:color w:val="000000"/>
          <w:sz w:val="20"/>
          <w:szCs w:val="20"/>
        </w:rPr>
      </w:pPr>
      <w:r>
        <w:rPr>
          <w:rFonts w:cs="Times New Roman"/>
          <w:color w:val="000000"/>
          <w:sz w:val="20"/>
          <w:szCs w:val="20"/>
        </w:rPr>
      </w:r>
    </w:p>
    <w:p>
      <w:pPr>
        <w:pStyle w:val="Normal"/>
        <w:spacing w:lineRule="auto" w:line="360"/>
        <w:rPr>
          <w:rFonts w:ascii="Times New Roman" w:hAnsi="Times New Roman" w:cs="Times New Roman"/>
          <w:color w:val="000000"/>
          <w:sz w:val="20"/>
          <w:szCs w:val="20"/>
        </w:rPr>
      </w:pPr>
      <w:r>
        <w:rPr>
          <w:rFonts w:cs="Times New Roman"/>
          <w:color w:val="000000"/>
          <w:sz w:val="20"/>
          <w:szCs w:val="20"/>
        </w:rPr>
      </w:r>
    </w:p>
    <w:p>
      <w:pPr>
        <w:pStyle w:val="Normal"/>
        <w:spacing w:lineRule="auto" w:line="360"/>
        <w:rPr>
          <w:rFonts w:cs="Times New Roman"/>
          <w:color w:val="000000"/>
          <w:sz w:val="20"/>
          <w:szCs w:val="20"/>
        </w:rPr>
      </w:pPr>
      <w:r>
        <w:rPr>
          <w:rFonts w:cs="Times New Roman"/>
          <w:color w:val="000000"/>
          <w:sz w:val="20"/>
          <w:szCs w:val="20"/>
        </w:rPr>
      </w:r>
    </w:p>
    <w:p>
      <w:pPr>
        <w:pStyle w:val="Normal"/>
        <w:spacing w:lineRule="auto" w:line="360"/>
        <w:rPr>
          <w:rFonts w:cs="Times New Roman"/>
          <w:color w:val="000000"/>
          <w:sz w:val="20"/>
          <w:szCs w:val="20"/>
        </w:rPr>
      </w:pPr>
      <w:r>
        <w:rPr>
          <w:rFonts w:cs="Times New Roman"/>
          <w:color w:val="000000"/>
          <w:sz w:val="20"/>
          <w:szCs w:val="20"/>
        </w:rPr>
      </w:r>
    </w:p>
    <w:p>
      <w:pPr>
        <w:pStyle w:val="Normal"/>
        <w:spacing w:lineRule="auto" w:line="360"/>
        <w:rPr>
          <w:rFonts w:ascii="Times New Roman" w:hAnsi="Times New Roman" w:cs="Times New Roman"/>
          <w:color w:val="000000"/>
          <w:sz w:val="20"/>
          <w:szCs w:val="20"/>
        </w:rPr>
      </w:pPr>
      <w:r>
        <w:rPr>
          <w:rFonts w:cs="Times New Roman"/>
          <w:color w:val="000000"/>
          <w:sz w:val="20"/>
          <w:szCs w:val="20"/>
        </w:rPr>
      </w:r>
    </w:p>
    <w:p>
      <w:pPr>
        <w:pStyle w:val="Normal"/>
        <w:spacing w:lineRule="auto" w:line="360"/>
        <w:rPr>
          <w:rFonts w:ascii="Times New Roman" w:hAnsi="Times New Roman" w:cs="Times New Roman"/>
          <w:color w:val="000000"/>
          <w:sz w:val="20"/>
          <w:szCs w:val="20"/>
        </w:rPr>
      </w:pPr>
      <w:r>
        <w:rPr>
          <w:rFonts w:cs="Times New Roman"/>
          <w:color w:val="000000"/>
          <w:sz w:val="20"/>
          <w:szCs w:val="20"/>
        </w:rPr>
      </w:r>
    </w:p>
    <w:p>
      <w:pPr>
        <w:pStyle w:val="Normal"/>
        <w:spacing w:lineRule="auto" w:line="360"/>
        <w:rPr>
          <w:rFonts w:cs="Times New Roman"/>
          <w:color w:val="000000"/>
          <w:sz w:val="20"/>
          <w:szCs w:val="20"/>
        </w:rPr>
      </w:pPr>
      <w:r>
        <w:rPr>
          <w:rFonts w:cs="Times New Roman"/>
          <w:color w:val="000000"/>
          <w:sz w:val="20"/>
          <w:szCs w:val="20"/>
        </w:rPr>
      </w:r>
    </w:p>
    <w:p>
      <w:pPr>
        <w:pStyle w:val="Normal"/>
        <w:spacing w:lineRule="auto" w:line="360"/>
        <w:rPr/>
      </w:pPr>
      <w:ins w:id="1075" w:author="Unknown Author" w:date="2019-05-21T16:50:00Z">
        <w:r>
          <w:rPr>
            <w:rFonts w:cs="Times New Roman"/>
            <w:color w:val="000000"/>
            <w:sz w:val="20"/>
            <w:szCs w:val="20"/>
          </w:rPr>
          <w:t xml:space="preserve">To determine the algal contribution to runoff, we took the following approach: </w:t>
        </w:r>
      </w:ins>
      <w:ins w:id="1076" w:author="Unknown Author" w:date="2019-05-21T16:50:00Z">
        <w:r>
          <w:rPr>
            <w:rFonts w:cs="Bitstream Charter"/>
            <w:color w:val="000000"/>
            <w:sz w:val="20"/>
            <w:szCs w:val="20"/>
          </w:rPr>
          <w:t>i) Take the percentage of total melting attributed to algal darkening predicted by the energy balance modelling described in Section 2.6 for L</w:t>
        </w:r>
      </w:ins>
      <w:ins w:id="1077" w:author="Unknown Author" w:date="2019-05-21T16:50:00Z">
        <w:r>
          <w:rPr>
            <w:rFonts w:cs="Bitstream Charter"/>
            <w:color w:val="000000"/>
            <w:sz w:val="20"/>
            <w:szCs w:val="20"/>
            <w:vertAlign w:val="subscript"/>
          </w:rPr>
          <w:t>bio</w:t>
        </w:r>
      </w:ins>
      <w:ins w:id="1078" w:author="Unknown Author" w:date="2019-05-21T16:50:00Z">
        <w:r>
          <w:rPr>
            <w:rFonts w:cs="Bitstream Charter"/>
            <w:color w:val="000000"/>
            <w:sz w:val="20"/>
            <w:szCs w:val="20"/>
          </w:rPr>
          <w:t xml:space="preserve"> and H</w:t>
        </w:r>
      </w:ins>
      <w:ins w:id="1079" w:author="Unknown Author" w:date="2019-05-21T16:50:00Z">
        <w:r>
          <w:rPr>
            <w:rFonts w:cs="Bitstream Charter"/>
            <w:color w:val="000000"/>
            <w:sz w:val="20"/>
            <w:szCs w:val="20"/>
            <w:vertAlign w:val="subscript"/>
          </w:rPr>
          <w:t>bio</w:t>
        </w:r>
      </w:ins>
      <w:ins w:id="1080" w:author="Unknown Author" w:date="2019-05-21T16:50:00Z">
        <w:r>
          <w:rPr>
            <w:rFonts w:cs="Bitstream Charter"/>
            <w:color w:val="000000"/>
            <w:sz w:val="20"/>
            <w:szCs w:val="20"/>
          </w:rPr>
          <w:t xml:space="preserve"> surfaces; </w:t>
        </w:r>
      </w:ins>
      <w:ins w:id="1081" w:author="Unknown Author" w:date="2019-05-21T16:50:00Z">
        <w:r>
          <w:rPr>
            <w:rFonts w:cs="Bitstream Charter"/>
            <w:sz w:val="20"/>
            <w:szCs w:val="20"/>
          </w:rPr>
          <w:t>ii) Calculate the runoff from dark-ice within the western ablation zone using van As’s (2017) model; iii) multiply the runoff by the propotional coverage by algae (H</w:t>
        </w:r>
      </w:ins>
      <w:ins w:id="1082" w:author="Unknown Author" w:date="2019-05-21T16:50:00Z">
        <w:r>
          <w:rPr>
            <w:rFonts w:cs="Bitstream Charter"/>
            <w:sz w:val="20"/>
            <w:szCs w:val="20"/>
            <w:vertAlign w:val="subscript"/>
          </w:rPr>
          <w:t>bio</w:t>
        </w:r>
      </w:ins>
      <w:ins w:id="1083" w:author="Unknown Author" w:date="2019-05-21T16:50:00Z">
        <w:r>
          <w:rPr>
            <w:rFonts w:cs="Bitstream Charter"/>
            <w:sz w:val="20"/>
            <w:szCs w:val="20"/>
          </w:rPr>
          <w:t xml:space="preserve"> + L</w:t>
        </w:r>
      </w:ins>
      <w:ins w:id="1084" w:author="Unknown Author" w:date="2019-05-21T16:50:00Z">
        <w:r>
          <w:rPr>
            <w:rFonts w:cs="Bitstream Charter"/>
            <w:sz w:val="20"/>
            <w:szCs w:val="20"/>
            <w:vertAlign w:val="subscript"/>
          </w:rPr>
          <w:t>bio</w:t>
        </w:r>
      </w:ins>
      <w:ins w:id="1085" w:author="Unknown Author" w:date="2019-05-21T16:50:00Z">
        <w:r>
          <w:rPr>
            <w:rFonts w:cs="Bitstream Charter"/>
            <w:sz w:val="20"/>
            <w:szCs w:val="20"/>
          </w:rPr>
          <w:t>) derived from our Sentinel-2 remote-sensing, assuming the spatial coverage in 22WEV to be representative across the south-western ablation zone, to estimate the runoff from all algal covered ice within the Dark Zone; iv) multiply the runoff from all algal covered ice by the melt attributed to algal darkening weighted by the relative proportions of H</w:t>
        </w:r>
      </w:ins>
      <w:ins w:id="1086" w:author="Unknown Author" w:date="2019-05-21T16:50:00Z">
        <w:r>
          <w:rPr>
            <w:rFonts w:cs="Bitstream Charter"/>
            <w:sz w:val="20"/>
            <w:szCs w:val="20"/>
            <w:vertAlign w:val="subscript"/>
          </w:rPr>
          <w:t>bio</w:t>
        </w:r>
      </w:ins>
      <w:ins w:id="1087" w:author="Unknown Author" w:date="2019-05-21T16:50:00Z">
        <w:r>
          <w:rPr>
            <w:rFonts w:cs="Bitstream Charter"/>
            <w:sz w:val="20"/>
            <w:szCs w:val="20"/>
          </w:rPr>
          <w:t xml:space="preserve"> and L</w:t>
        </w:r>
      </w:ins>
      <w:ins w:id="1088" w:author="Unknown Author" w:date="2019-05-21T16:50:00Z">
        <w:r>
          <w:rPr>
            <w:rFonts w:cs="Bitstream Charter"/>
            <w:sz w:val="20"/>
            <w:szCs w:val="20"/>
            <w:vertAlign w:val="subscript"/>
          </w:rPr>
          <w:t>bio</w:t>
        </w:r>
      </w:ins>
      <w:ins w:id="1089" w:author="Unknown Author" w:date="2019-05-21T16:50:00Z">
        <w:r>
          <w:rPr>
            <w:rFonts w:cs="Bitstream Charter"/>
            <w:sz w:val="20"/>
            <w:szCs w:val="20"/>
          </w:rPr>
          <w:t xml:space="preserve"> coverage calculated in our Sentinel-2 clasification maps.</w:t>
        </w:r>
      </w:ins>
      <w:ins w:id="1090" w:author="Unknown Author" w:date="2019-05-22T16:42:00Z">
        <w:r>
          <w:rPr>
            <w:rFonts w:cs="Bitstream Charter"/>
            <w:sz w:val="20"/>
            <w:szCs w:val="20"/>
          </w:rPr>
          <w:t xml:space="preserve"> As discussed later in this manuscript, the Sentinel-2 algal coverage estimate is conservative because it often fails to resolve H</w:t>
        </w:r>
      </w:ins>
      <w:ins w:id="1091" w:author="Unknown Author" w:date="2019-05-22T16:42:00Z">
        <w:r>
          <w:rPr>
            <w:rFonts w:cs="Bitstream Charter"/>
            <w:sz w:val="20"/>
            <w:szCs w:val="20"/>
            <w:vertAlign w:val="subscript"/>
          </w:rPr>
          <w:t>bio</w:t>
        </w:r>
      </w:ins>
      <w:ins w:id="1092" w:author="Unknown Author" w:date="2019-05-22T16:42:00Z">
        <w:r>
          <w:rPr>
            <w:rFonts w:cs="Bitstream Charter"/>
            <w:sz w:val="20"/>
            <w:szCs w:val="20"/>
          </w:rPr>
          <w:t xml:space="preserve"> surfaces and therefore provides a lower bound on the runoff attributed to algae. An upper bound was therefore also calculated by assuming the spatial coverage derived from our UAV remote-sensing – which can accurately distinguish L</w:t>
        </w:r>
      </w:ins>
      <w:ins w:id="1093" w:author="Unknown Author" w:date="2019-05-22T16:42:00Z">
        <w:r>
          <w:rPr>
            <w:rFonts w:cs="Bitstream Charter"/>
            <w:sz w:val="20"/>
            <w:szCs w:val="20"/>
            <w:vertAlign w:val="subscript"/>
          </w:rPr>
          <w:t>bio</w:t>
        </w:r>
      </w:ins>
      <w:ins w:id="1094" w:author="Unknown Author" w:date="2019-05-22T16:42:00Z">
        <w:r>
          <w:rPr>
            <w:rFonts w:cs="Bitstream Charter"/>
            <w:sz w:val="20"/>
            <w:szCs w:val="20"/>
          </w:rPr>
          <w:t xml:space="preserve"> and H</w:t>
        </w:r>
      </w:ins>
      <w:ins w:id="1095" w:author="Unknown Author" w:date="2019-05-22T16:42:00Z">
        <w:r>
          <w:rPr>
            <w:rFonts w:cs="Bitstream Charter"/>
            <w:sz w:val="20"/>
            <w:szCs w:val="20"/>
            <w:vertAlign w:val="subscript"/>
          </w:rPr>
          <w:t>bio</w:t>
        </w:r>
      </w:ins>
      <w:ins w:id="1096" w:author="Unknown Author" w:date="2019-05-22T16:42:00Z">
        <w:r>
          <w:rPr>
            <w:rFonts w:cs="Bitstream Charter"/>
            <w:sz w:val="20"/>
            <w:szCs w:val="20"/>
          </w:rPr>
          <w:t xml:space="preserve"> </w:t>
        </w:r>
      </w:ins>
      <w:ins w:id="1097" w:author="Unknown Author" w:date="2019-06-18T15:33:00Z">
        <w:r>
          <w:rPr>
            <w:rFonts w:cs="Bitstream Charter"/>
            <w:sz w:val="20"/>
            <w:szCs w:val="20"/>
          </w:rPr>
          <w:t>-</w:t>
        </w:r>
      </w:ins>
      <w:ins w:id="1098" w:author="Unknown Author" w:date="2019-06-05T11:34:00Z">
        <w:r>
          <w:rPr>
            <w:rFonts w:cs="Bitstream Charter"/>
            <w:sz w:val="20"/>
            <w:szCs w:val="20"/>
          </w:rPr>
          <w:t xml:space="preserve"> surfaces is representative of the south</w:t>
        </w:r>
      </w:ins>
      <w:ins w:id="1099" w:author="Unknown Author" w:date="2019-06-05T11:35:00Z">
        <w:r>
          <w:rPr>
            <w:rFonts w:cs="Bitstream Charter"/>
            <w:sz w:val="20"/>
            <w:szCs w:val="20"/>
          </w:rPr>
          <w:t xml:space="preserve">-western Dark Zone. </w:t>
        </w:r>
      </w:ins>
      <w:ins w:id="1100" w:author="Unknown Author" w:date="2019-05-22T16:43:00Z">
        <w:r>
          <w:rPr>
            <w:rFonts w:cs="Bitstream Charter"/>
            <w:sz w:val="20"/>
            <w:szCs w:val="20"/>
          </w:rPr>
          <w:t>We were thereby able to estimate upper and lower limits for the runoff attributed to algal growth on the south western ablation zone.</w:t>
        </w:r>
      </w:ins>
    </w:p>
    <w:p>
      <w:pPr>
        <w:pStyle w:val="Normal"/>
        <w:spacing w:lineRule="auto" w:line="360"/>
        <w:rPr>
          <w:rFonts w:ascii="Times New Roman" w:hAnsi="Times New Roman" w:cs="Times New Roman"/>
          <w:color w:val="000000"/>
          <w:sz w:val="20"/>
          <w:szCs w:val="20"/>
        </w:rPr>
      </w:pPr>
      <w:bookmarkStart w:id="4" w:name="__DdeLink__4621_18598711061"/>
      <w:bookmarkStart w:id="5" w:name="__DdeLink__4621_18598711061"/>
      <w:bookmarkEnd w:id="5"/>
      <w:r>
        <w:rPr>
          <w:rFonts w:cs="Times New Roman"/>
          <w:color w:val="000000"/>
          <w:sz w:val="20"/>
          <w:szCs w:val="20"/>
        </w:rPr>
      </w:r>
    </w:p>
    <w:p>
      <w:pPr>
        <w:pStyle w:val="Normal"/>
        <w:spacing w:lineRule="auto" w:line="360"/>
        <w:rPr>
          <w:rFonts w:cs="Times New Roman"/>
          <w:b/>
          <w:b/>
          <w:bCs/>
          <w:i w:val="false"/>
          <w:i w:val="false"/>
          <w:iCs w:val="false"/>
          <w:color w:val="000000"/>
          <w:del w:id="1102" w:author="Unknown Author" w:date="2019-06-03T09:32:00Z"/>
          <w:sz w:val="20"/>
          <w:szCs w:val="20"/>
        </w:rPr>
      </w:pPr>
      <w:del w:id="1101" w:author="Unknown Author" w:date="2019-06-03T09:32:00Z">
        <w:r>
          <w:rPr/>
        </w:r>
      </w:del>
    </w:p>
    <w:p>
      <w:pPr>
        <w:pStyle w:val="Normal"/>
        <w:spacing w:lineRule="auto" w:line="360"/>
        <w:rPr>
          <w:rFonts w:cs="Times New Roman"/>
          <w:b/>
          <w:b/>
          <w:bCs/>
          <w:i w:val="false"/>
          <w:i w:val="false"/>
          <w:iCs w:val="false"/>
          <w:color w:val="000000"/>
          <w:del w:id="1104" w:author="Unknown Author" w:date="2019-05-23T16:37:00Z"/>
          <w:sz w:val="20"/>
          <w:szCs w:val="20"/>
        </w:rPr>
      </w:pPr>
      <w:del w:id="1103" w:author="Unknown Author" w:date="2019-05-23T16:37:00Z">
        <w:r>
          <w:rPr/>
        </w:r>
      </w:del>
    </w:p>
    <w:p>
      <w:pPr>
        <w:pStyle w:val="Normal"/>
        <w:spacing w:lineRule="auto" w:line="360"/>
        <w:rPr>
          <w:rFonts w:cs="Times New Roman"/>
          <w:b/>
          <w:b/>
          <w:bCs/>
          <w:i w:val="false"/>
          <w:i w:val="false"/>
          <w:iCs w:val="false"/>
          <w:color w:val="000000"/>
          <w:del w:id="1106" w:author="Unknown Author" w:date="2019-05-24T14:09:00Z"/>
          <w:sz w:val="20"/>
          <w:szCs w:val="20"/>
        </w:rPr>
      </w:pPr>
      <w:del w:id="1105" w:author="Unknown Author" w:date="2019-05-22T16:42:00Z">
        <w:r>
          <w:rPr>
            <w:rFonts w:cs="Times New Roman"/>
            <w:b/>
            <w:bCs/>
            <w:color w:val="000000"/>
            <w:sz w:val="20"/>
            <w:szCs w:val="20"/>
          </w:rPr>
          <w:delText>We multiplied the predicted runoff by the upper and lower estimates of melt attributed to algae from our radiative forcing experiments, weighted by the relative coverage determined in our remote sensing experiments. This provided an upper and lower estimate of the amount of melting attributed to biology.</w:delText>
        </w:r>
      </w:del>
    </w:p>
    <w:p>
      <w:pPr>
        <w:pStyle w:val="Normal"/>
        <w:spacing w:lineRule="auto" w:line="360"/>
        <w:rPr>
          <w:rFonts w:cs="Times New Roman"/>
          <w:b/>
          <w:b/>
          <w:bCs/>
          <w:i w:val="false"/>
          <w:i w:val="false"/>
          <w:iCs w:val="false"/>
          <w:color w:val="000000"/>
          <w:del w:id="1108" w:author="Unknown Author" w:date="2019-06-03T09:32:00Z"/>
          <w:sz w:val="20"/>
          <w:szCs w:val="20"/>
        </w:rPr>
      </w:pPr>
      <w:del w:id="1107" w:author="Unknown Author" w:date="2019-06-03T09:32:00Z">
        <w:r>
          <w:rPr/>
        </w:r>
      </w:del>
    </w:p>
    <w:p>
      <w:pPr>
        <w:pStyle w:val="Normal"/>
        <w:spacing w:lineRule="auto" w:line="360"/>
        <w:rPr/>
      </w:pPr>
      <w:r>
        <w:rPr>
          <w:rFonts w:cs="Times New Roman"/>
          <w:b/>
          <w:bCs/>
          <w:i w:val="false"/>
          <w:iCs w:val="false"/>
          <w:color w:val="000000"/>
          <w:sz w:val="20"/>
          <w:szCs w:val="20"/>
          <w:rPrChange w:id="0" w:author="Unknown Author" w:date="2019-06-18T15:32:00Z"/>
        </w:rPr>
        <w:t>3. Results and Discussion</w:t>
      </w:r>
    </w:p>
    <w:p>
      <w:pPr>
        <w:pStyle w:val="Normal"/>
        <w:spacing w:lineRule="auto" w:line="360"/>
        <w:rPr>
          <w:rFonts w:ascii="Times New Roman" w:hAnsi="Times New Roman" w:cs="Times New Roman"/>
          <w:b/>
          <w:b/>
          <w:bCs/>
          <w:i w:val="false"/>
          <w:i w:val="false"/>
          <w:iCs w:val="false"/>
          <w:color w:val="000000"/>
          <w:sz w:val="20"/>
          <w:szCs w:val="20"/>
        </w:rPr>
      </w:pPr>
      <w:r>
        <w:rPr>
          <w:rFonts w:cs="Times New Roman"/>
          <w:b/>
          <w:bCs/>
          <w:i w:val="false"/>
          <w:iCs w:val="false"/>
          <w:color w:val="000000"/>
          <w:sz w:val="20"/>
          <w:szCs w:val="20"/>
        </w:rPr>
      </w:r>
    </w:p>
    <w:p>
      <w:pPr>
        <w:pStyle w:val="Normal"/>
        <w:spacing w:lineRule="auto" w:line="360"/>
        <w:rPr>
          <w:rFonts w:cs="Times New Roman"/>
          <w:del w:id="1111" w:author="Unknown Author" w:date="2019-06-03T13:02:00Z"/>
          <w:b/>
          <w:b/>
          <w:bCs/>
          <w:i w:val="false"/>
          <w:i w:val="false"/>
          <w:iCs w:val="false"/>
          <w:sz w:val="20"/>
          <w:szCs w:val="20"/>
        </w:rPr>
      </w:pPr>
      <w:del w:id="1110" w:author="Unknown Author" w:date="2019-06-03T13:02:00Z">
        <w:r>
          <w:rPr/>
        </w:r>
      </w:del>
    </w:p>
    <w:p>
      <w:pPr>
        <w:pStyle w:val="Normal"/>
        <w:spacing w:lineRule="auto" w:line="360"/>
        <w:rPr/>
      </w:pPr>
      <w:r>
        <w:rPr>
          <w:rFonts w:cs="Times New Roman"/>
          <w:b/>
          <w:bCs/>
          <w:i w:val="false"/>
          <w:iCs w:val="false"/>
          <w:sz w:val="20"/>
          <w:szCs w:val="20"/>
          <w:rPrChange w:id="0" w:author="Unknown Author" w:date="2019-06-18T15:32:00Z"/>
        </w:rPr>
        <w:t>3.1 Algae reduce ice albedo</w:t>
      </w:r>
    </w:p>
    <w:p>
      <w:pPr>
        <w:pStyle w:val="Normal"/>
        <w:spacing w:lineRule="auto" w:line="360"/>
        <w:rPr>
          <w:rFonts w:cs="Times New Roman"/>
          <w:ins w:id="1114" w:author="Unknown Author" w:date="2019-06-18T15:34:00Z"/>
          <w:sz w:val="20"/>
          <w:szCs w:val="20"/>
        </w:rPr>
      </w:pPr>
      <w:ins w:id="1113" w:author="Unknown Author" w:date="2019-06-18T15:34:00Z">
        <w:r>
          <w:rPr>
            <w:rFonts w:cs="Times New Roman"/>
            <w:sz w:val="20"/>
            <w:szCs w:val="20"/>
          </w:rPr>
        </w:r>
      </w:ins>
    </w:p>
    <w:p>
      <w:pPr>
        <w:pStyle w:val="Normal"/>
        <w:spacing w:lineRule="auto" w:line="360"/>
        <w:rPr>
          <w:rFonts w:cs="Times New Roman"/>
          <w:del w:id="1116" w:author="Unknown Author" w:date="2019-06-18T15:34:00Z"/>
          <w:sz w:val="20"/>
          <w:szCs w:val="20"/>
        </w:rPr>
      </w:pPr>
      <w:del w:id="1115" w:author="Unknown Author" w:date="2019-06-18T15:34:00Z">
        <w:r>
          <w:rPr/>
        </w:r>
      </w:del>
    </w:p>
    <w:p>
      <w:pPr>
        <w:pStyle w:val="Normal"/>
        <w:spacing w:lineRule="auto" w:line="360"/>
        <w:rPr/>
      </w:pPr>
      <w:del w:id="1117" w:author="Unknown Author" w:date="2019-06-18T15:35:00Z">
        <w:r>
          <w:rPr>
            <w:rFonts w:cs="Times New Roman"/>
            <w:sz w:val="20"/>
            <w:szCs w:val="20"/>
          </w:rPr>
          <w:delText>Field measurements were made 38 km inland of the</w:delText>
        </w:r>
      </w:del>
      <w:del w:id="1118" w:author="Unknown Author" w:date="2019-05-15T05:07:00Z">
        <w:r>
          <w:rPr>
            <w:rFonts w:cs="Times New Roman"/>
            <w:sz w:val="20"/>
            <w:szCs w:val="20"/>
          </w:rPr>
          <w:delText xml:space="preserve"> western</w:delText>
        </w:r>
      </w:del>
      <w:del w:id="1119" w:author="Unknown Author" w:date="2019-06-18T15:35:00Z">
        <w:r>
          <w:rPr>
            <w:rFonts w:cs="Times New Roman"/>
            <w:sz w:val="20"/>
            <w:szCs w:val="20"/>
          </w:rPr>
          <w:delText xml:space="preserve"> margin of the GrIS (near Kangerlussuaq, Greenland) in July 2017 (Fig 1</w:delText>
        </w:r>
      </w:del>
      <w:del w:id="1120" w:author="Unknown Author" w:date="2019-05-21T07:30:00Z">
        <w:r>
          <w:rPr>
            <w:rFonts w:cs="Times New Roman"/>
            <w:sz w:val="20"/>
            <w:szCs w:val="20"/>
          </w:rPr>
          <w:delText>A</w:delText>
        </w:r>
      </w:del>
      <w:del w:id="1121" w:author="Unknown Author" w:date="2019-06-18T15:35:00Z">
        <w:r>
          <w:rPr>
            <w:rFonts w:cs="Times New Roman"/>
            <w:sz w:val="20"/>
            <w:szCs w:val="20"/>
          </w:rPr>
          <w:delText xml:space="preserve">, </w:delText>
        </w:r>
      </w:del>
      <w:del w:id="1122" w:author="Unknown Author" w:date="2019-06-03T13:02:00Z">
        <w:r>
          <w:rPr>
            <w:rFonts w:cs="Times New Roman"/>
            <w:sz w:val="20"/>
            <w:szCs w:val="20"/>
          </w:rPr>
          <w:delText>3</w:delText>
        </w:r>
      </w:del>
      <w:del w:id="1123" w:author="Unknown Author" w:date="2019-06-18T15:35:00Z">
        <w:r>
          <w:rPr>
            <w:rFonts w:cs="Times New Roman"/>
            <w:sz w:val="20"/>
            <w:szCs w:val="20"/>
          </w:rPr>
          <w:delText xml:space="preserve">C). </w:delText>
        </w:r>
      </w:del>
      <w:del w:id="1124" w:author="Unknown Author" w:date="2019-05-23T15:25:00Z">
        <w:r>
          <w:rPr>
            <w:rFonts w:cs="Times New Roman"/>
            <w:sz w:val="20"/>
            <w:szCs w:val="20"/>
          </w:rPr>
          <w:delText>This site is within the GrIS Dark Zone, close to the IMAU Weather Station S6.</w:delText>
        </w:r>
      </w:del>
      <w:del w:id="1125" w:author="Unknown Author" w:date="2019-06-18T15:34:00Z">
        <w:r>
          <w:rPr>
            <w:rFonts w:cs="Times New Roman"/>
            <w:sz w:val="20"/>
            <w:szCs w:val="20"/>
          </w:rPr>
          <w:delText xml:space="preserve"> </w:delText>
        </w:r>
      </w:del>
      <w:del w:id="1126" w:author="Unknown Author" w:date="2019-06-18T15:35:00Z">
        <w:r>
          <w:rPr>
            <w:rFonts w:cs="Times New Roman"/>
            <w:sz w:val="20"/>
            <w:szCs w:val="20"/>
          </w:rPr>
          <w:delText>The albedo of patches of the ice surface was measured using an ASD Field Spectrometer</w:delText>
        </w:r>
      </w:del>
      <w:del w:id="1127" w:author="Unknown Author" w:date="2019-05-23T15:26:00Z">
        <w:r>
          <w:rPr>
            <w:rFonts w:cs="Times New Roman"/>
            <w:sz w:val="20"/>
            <w:szCs w:val="20"/>
          </w:rPr>
          <w:delText xml:space="preserve"> with a cosine collector, rotated to look upwards and downwards on the end of a 1.5 m horizontal tripod arm. These measurements were</w:delText>
        </w:r>
      </w:del>
      <w:del w:id="1128" w:author="Unknown Author" w:date="2019-06-18T15:35:00Z">
        <w:r>
          <w:rPr>
            <w:rFonts w:cs="Times New Roman"/>
            <w:sz w:val="20"/>
            <w:szCs w:val="20"/>
          </w:rPr>
          <w:delText xml:space="preserve"> followed immediately by the physical removal of the upper 2 cm of the ice</w:delText>
        </w:r>
      </w:del>
      <w:del w:id="1129" w:author="Unknown Author" w:date="2019-05-23T15:27:00Z">
        <w:r>
          <w:rPr>
            <w:rFonts w:cs="Times New Roman"/>
            <w:sz w:val="20"/>
            <w:szCs w:val="20"/>
          </w:rPr>
          <w:delText xml:space="preserve"> surface within the same patches. These ice samples were fixed in glutaraldehyde for mineral dust and algal cell identification and quantification via microscopy. </w:delText>
        </w:r>
      </w:del>
      <w:ins w:id="1130" w:author="Unknown Author" w:date="2019-06-18T15:36:00Z">
        <w:r>
          <w:rPr>
            <w:rFonts w:cs="Times New Roman"/>
            <w:sz w:val="20"/>
            <w:szCs w:val="20"/>
          </w:rPr>
          <w:t>The</w:t>
        </w:r>
      </w:ins>
      <w:ins w:id="1131" w:author="Unknown Author" w:date="2019-05-23T15:27:00Z">
        <w:r>
          <w:rPr>
            <w:rFonts w:cs="Times New Roman"/>
            <w:sz w:val="20"/>
            <w:szCs w:val="20"/>
          </w:rPr>
          <w:t xml:space="preserve"> ice surfaces we studied clustered into four classes depending upon the algal abundance measured in the melted</w:t>
        </w:r>
      </w:ins>
      <w:ins w:id="1132" w:author="Unknown Author" w:date="2019-05-23T15:28:00Z">
        <w:r>
          <w:rPr>
            <w:rFonts w:cs="Times New Roman"/>
            <w:sz w:val="20"/>
            <w:szCs w:val="20"/>
          </w:rPr>
          <w:t xml:space="preserve"> ice samples: High algal abundance (H</w:t>
        </w:r>
      </w:ins>
      <w:ins w:id="1133" w:author="Unknown Author" w:date="2019-05-23T15:28:00Z">
        <w:r>
          <w:rPr>
            <w:rFonts w:cs="Times New Roman"/>
            <w:sz w:val="20"/>
            <w:szCs w:val="20"/>
            <w:vertAlign w:val="subscript"/>
          </w:rPr>
          <w:t>bio</w:t>
        </w:r>
      </w:ins>
      <w:ins w:id="1134" w:author="Unknown Author" w:date="2019-05-23T15:28:00Z">
        <w:r>
          <w:rPr>
            <w:rFonts w:cs="Times New Roman"/>
            <w:sz w:val="20"/>
            <w:szCs w:val="20"/>
          </w:rPr>
          <w:t>), Low algal abundance (L</w:t>
        </w:r>
      </w:ins>
      <w:ins w:id="1135" w:author="Unknown Author" w:date="2019-05-23T15:28:00Z">
        <w:r>
          <w:rPr>
            <w:rFonts w:cs="Times New Roman"/>
            <w:sz w:val="20"/>
            <w:szCs w:val="20"/>
            <w:vertAlign w:val="subscript"/>
          </w:rPr>
          <w:t>bio</w:t>
        </w:r>
      </w:ins>
      <w:ins w:id="1136" w:author="Unknown Author" w:date="2019-05-23T15:28:00Z">
        <w:r>
          <w:rPr>
            <w:rFonts w:cs="Times New Roman"/>
            <w:sz w:val="20"/>
            <w:szCs w:val="20"/>
          </w:rPr>
          <w:t>)</w:t>
        </w:r>
      </w:ins>
      <w:ins w:id="1137" w:author="Unknown Author" w:date="2019-05-23T15:29:00Z">
        <w:r>
          <w:rPr>
            <w:rFonts w:cs="Times New Roman"/>
            <w:sz w:val="20"/>
            <w:szCs w:val="20"/>
          </w:rPr>
          <w:t>, Clean Ice (CI) and Snow (SN). The algal abundance in each class was as follows: H</w:t>
        </w:r>
      </w:ins>
      <w:ins w:id="1138" w:author="Unknown Author" w:date="2019-05-23T15:29:00Z">
        <w:r>
          <w:rPr>
            <w:rFonts w:cs="Times New Roman"/>
            <w:sz w:val="20"/>
            <w:szCs w:val="20"/>
            <w:vertAlign w:val="subscript"/>
          </w:rPr>
          <w:t>bio</w:t>
        </w:r>
      </w:ins>
      <w:ins w:id="1139" w:author="Unknown Author" w:date="2019-05-23T15:29:00Z">
        <w:r>
          <w:rPr>
            <w:rFonts w:cs="Times New Roman"/>
            <w:sz w:val="20"/>
            <w:szCs w:val="20"/>
          </w:rPr>
          <w:t xml:space="preserve"> = 2.9 x 10</w:t>
        </w:r>
      </w:ins>
      <w:ins w:id="1140" w:author="Unknown Author" w:date="2019-05-23T15:29:00Z">
        <w:r>
          <w:rPr>
            <w:rFonts w:cs="Times New Roman"/>
            <w:sz w:val="20"/>
            <w:szCs w:val="20"/>
            <w:vertAlign w:val="superscript"/>
          </w:rPr>
          <w:t>4</w:t>
        </w:r>
      </w:ins>
      <w:ins w:id="1141" w:author="Unknown Author" w:date="2019-05-23T15:29:00Z">
        <w:r>
          <w:rPr>
            <w:rFonts w:cs="Times New Roman"/>
            <w:sz w:val="20"/>
            <w:szCs w:val="20"/>
          </w:rPr>
          <w:t xml:space="preserve"> </w:t>
        </w:r>
      </w:ins>
      <w:ins w:id="1142" w:author="Unknown Author" w:date="2019-05-23T15:29:00Z">
        <w:r>
          <w:rPr>
            <w:rFonts w:eastAsia="Times New Roman" w:cs="Times New Roman"/>
            <w:b w:val="false"/>
            <w:bCs w:val="false"/>
            <w:sz w:val="20"/>
            <w:szCs w:val="20"/>
          </w:rPr>
          <w:t>±</w:t>
        </w:r>
      </w:ins>
      <w:ins w:id="1143" w:author="Unknown Author" w:date="2019-05-23T15:29:00Z">
        <w:r>
          <w:rPr>
            <w:rFonts w:cs="Times New Roman"/>
            <w:sz w:val="20"/>
            <w:szCs w:val="20"/>
          </w:rPr>
          <w:t xml:space="preserve"> 2.01 x 10</w:t>
        </w:r>
      </w:ins>
      <w:ins w:id="1144" w:author="Unknown Author" w:date="2019-05-23T15:29:00Z">
        <w:r>
          <w:rPr>
            <w:rFonts w:cs="Times New Roman"/>
            <w:sz w:val="20"/>
            <w:szCs w:val="20"/>
            <w:vertAlign w:val="superscript"/>
          </w:rPr>
          <w:t>4</w:t>
        </w:r>
      </w:ins>
      <w:ins w:id="1145" w:author="Unknown Author" w:date="2019-05-23T15:29:00Z">
        <w:r>
          <w:rPr>
            <w:rFonts w:cs="Times New Roman"/>
            <w:sz w:val="20"/>
            <w:szCs w:val="20"/>
          </w:rPr>
          <w:t>, L</w:t>
        </w:r>
      </w:ins>
      <w:ins w:id="1146" w:author="Unknown Author" w:date="2019-05-23T15:29:00Z">
        <w:r>
          <w:rPr>
            <w:rFonts w:cs="Times New Roman"/>
            <w:sz w:val="20"/>
            <w:szCs w:val="20"/>
            <w:vertAlign w:val="subscript"/>
          </w:rPr>
          <w:t>bio</w:t>
        </w:r>
      </w:ins>
      <w:ins w:id="1147" w:author="Unknown Author" w:date="2019-05-23T15:29:00Z">
        <w:r>
          <w:rPr>
            <w:rFonts w:cs="Times New Roman"/>
            <w:sz w:val="20"/>
            <w:szCs w:val="20"/>
          </w:rPr>
          <w:t xml:space="preserve"> = 4.73 x 10</w:t>
        </w:r>
      </w:ins>
      <w:ins w:id="1148" w:author="Unknown Author" w:date="2019-05-23T15:29:00Z">
        <w:r>
          <w:rPr>
            <w:rFonts w:cs="Times New Roman"/>
            <w:sz w:val="20"/>
            <w:szCs w:val="20"/>
            <w:vertAlign w:val="superscript"/>
          </w:rPr>
          <w:t>3</w:t>
        </w:r>
      </w:ins>
      <w:ins w:id="1149" w:author="Unknown Author" w:date="2019-05-23T15:29:00Z">
        <w:r>
          <w:rPr>
            <w:rFonts w:cs="Times New Roman"/>
            <w:sz w:val="20"/>
            <w:szCs w:val="20"/>
          </w:rPr>
          <w:t xml:space="preserve"> </w:t>
        </w:r>
      </w:ins>
      <w:ins w:id="1150" w:author="Unknown Author" w:date="2019-05-23T15:29:00Z">
        <w:r>
          <w:rPr>
            <w:rFonts w:eastAsia="Times New Roman" w:cs="Times New Roman"/>
            <w:b w:val="false"/>
            <w:bCs w:val="false"/>
            <w:sz w:val="20"/>
            <w:szCs w:val="20"/>
          </w:rPr>
          <w:t>±</w:t>
        </w:r>
      </w:ins>
      <w:ins w:id="1151" w:author="Unknown Author" w:date="2019-05-23T15:29:00Z">
        <w:r>
          <w:rPr>
            <w:rFonts w:cs="Times New Roman"/>
            <w:sz w:val="20"/>
            <w:szCs w:val="20"/>
          </w:rPr>
          <w:t xml:space="preserve"> 2.57 x 10</w:t>
        </w:r>
      </w:ins>
      <w:ins w:id="1152" w:author="Unknown Author" w:date="2019-05-23T15:29:00Z">
        <w:r>
          <w:rPr>
            <w:rFonts w:cs="Times New Roman"/>
            <w:sz w:val="20"/>
            <w:szCs w:val="20"/>
            <w:vertAlign w:val="superscript"/>
          </w:rPr>
          <w:t>3</w:t>
        </w:r>
      </w:ins>
      <w:ins w:id="1153" w:author="Unknown Author" w:date="2019-05-23T15:29:00Z">
        <w:r>
          <w:rPr>
            <w:rFonts w:cs="Times New Roman"/>
            <w:sz w:val="20"/>
            <w:szCs w:val="20"/>
          </w:rPr>
          <w:t xml:space="preserve">, CI = 625 </w:t>
        </w:r>
      </w:ins>
      <w:ins w:id="1154" w:author="Unknown Author" w:date="2019-05-23T15:29:00Z">
        <w:r>
          <w:rPr>
            <w:rFonts w:eastAsia="Times New Roman" w:cs="Times New Roman"/>
            <w:b w:val="false"/>
            <w:bCs w:val="false"/>
            <w:sz w:val="20"/>
            <w:szCs w:val="20"/>
          </w:rPr>
          <w:t>±</w:t>
        </w:r>
      </w:ins>
      <w:ins w:id="1155" w:author="Unknown Author" w:date="2019-05-23T15:29:00Z">
        <w:r>
          <w:rPr>
            <w:rFonts w:cs="Times New Roman"/>
            <w:sz w:val="20"/>
            <w:szCs w:val="20"/>
          </w:rPr>
          <w:t xml:space="preserve"> 381, SN = 0 </w:t>
        </w:r>
      </w:ins>
      <w:ins w:id="1156" w:author="Unknown Author" w:date="2019-05-23T15:29:00Z">
        <w:r>
          <w:rPr>
            <w:rFonts w:eastAsia="Times New Roman" w:cs="Times New Roman"/>
            <w:b w:val="false"/>
            <w:bCs w:val="false"/>
            <w:sz w:val="20"/>
            <w:szCs w:val="20"/>
          </w:rPr>
          <w:t>±</w:t>
        </w:r>
      </w:ins>
      <w:ins w:id="1157" w:author="Unknown Author" w:date="2019-05-23T15:29:00Z">
        <w:r>
          <w:rPr>
            <w:rFonts w:cs="Times New Roman"/>
            <w:sz w:val="20"/>
            <w:szCs w:val="20"/>
          </w:rPr>
          <w:t xml:space="preserve"> 0 (1 SD). These cell abundances were significantly different between the classes (one-way ANOVA, F = 10.21, p = 3 x 10</w:t>
        </w:r>
      </w:ins>
      <w:ins w:id="1158" w:author="Unknown Author" w:date="2019-05-23T15:29:00Z">
        <w:r>
          <w:rPr>
            <w:rFonts w:cs="Times New Roman"/>
            <w:sz w:val="20"/>
            <w:szCs w:val="20"/>
            <w:vertAlign w:val="superscript"/>
          </w:rPr>
          <w:t>-5</w:t>
        </w:r>
      </w:ins>
      <w:ins w:id="1159" w:author="Unknown Author" w:date="2019-05-23T15:29:00Z">
        <w:r>
          <w:rPr>
            <w:rFonts w:cs="Times New Roman"/>
            <w:sz w:val="20"/>
            <w:szCs w:val="20"/>
          </w:rPr>
          <w:t>) which Bonferroni-corrected t-tests indicated to be due to variance between all four groups.</w:t>
        </w:r>
      </w:ins>
      <w:ins w:id="1160" w:author="Unknown Author" w:date="2019-05-23T15:30:00Z">
        <w:r>
          <w:rPr>
            <w:rFonts w:cs="Times New Roman"/>
            <w:sz w:val="20"/>
            <w:szCs w:val="20"/>
          </w:rPr>
          <w:t xml:space="preserve"> </w:t>
        </w:r>
      </w:ins>
      <w:r>
        <w:rPr>
          <w:rFonts w:cs="Times New Roman"/>
          <w:sz w:val="20"/>
          <w:szCs w:val="20"/>
          <w:rPrChange w:id="0" w:author="Unknown Author" w:date="2019-06-18T15:32:00Z"/>
        </w:rPr>
        <w:t xml:space="preserve">The dominant species of algae were </w:t>
      </w:r>
      <w:r>
        <w:rPr>
          <w:rFonts w:cs="Times New Roman"/>
          <w:i/>
          <w:iCs/>
          <w:sz w:val="20"/>
          <w:szCs w:val="20"/>
          <w:rPrChange w:id="0" w:author="Unknown Author" w:date="2019-06-18T15:32:00Z"/>
        </w:rPr>
        <w:t>Mesotaenium bergrennii</w:t>
      </w:r>
      <w:r>
        <w:rPr>
          <w:rFonts w:cs="Times New Roman"/>
          <w:sz w:val="20"/>
          <w:szCs w:val="20"/>
          <w:rPrChange w:id="0" w:author="Unknown Author" w:date="2019-06-18T15:32:00Z"/>
        </w:rPr>
        <w:t xml:space="preserve"> and </w:t>
      </w:r>
      <w:r>
        <w:rPr>
          <w:rFonts w:cs="Times New Roman"/>
          <w:i/>
          <w:iCs/>
          <w:sz w:val="20"/>
          <w:szCs w:val="20"/>
          <w:rPrChange w:id="0" w:author="Unknown Author" w:date="2019-06-18T15:32:00Z"/>
        </w:rPr>
        <w:t>Ancylonema nordenskioldii</w:t>
      </w:r>
      <w:r>
        <w:rPr>
          <w:rFonts w:cs="Times New Roman"/>
          <w:sz w:val="20"/>
          <w:szCs w:val="20"/>
          <w:rPrChange w:id="0" w:author="Unknown Author" w:date="2019-06-18T15:32:00Z"/>
        </w:rPr>
        <w:t xml:space="preserve"> (Fig </w:t>
      </w:r>
      <w:ins w:id="1166" w:author="Unknown Author" w:date="2019-05-21T07:31:00Z">
        <w:r>
          <w:rPr>
            <w:rFonts w:cs="Times New Roman"/>
            <w:sz w:val="20"/>
            <w:szCs w:val="20"/>
          </w:rPr>
          <w:t>2</w:t>
        </w:r>
      </w:ins>
      <w:del w:id="1167" w:author="Unknown Author" w:date="2019-05-21T07:31:00Z">
        <w:r>
          <w:rPr>
            <w:rFonts w:cs="Times New Roman"/>
            <w:sz w:val="20"/>
            <w:szCs w:val="20"/>
          </w:rPr>
          <w:delText>1</w:delText>
        </w:r>
      </w:del>
      <w:del w:id="1168" w:author="Unknown Author" w:date="2019-06-24T11:52:00Z">
        <w:r>
          <w:rPr>
            <w:rFonts w:cs="Times New Roman"/>
            <w:sz w:val="20"/>
            <w:szCs w:val="20"/>
          </w:rPr>
          <w:delText>B</w:delText>
        </w:r>
      </w:del>
      <w:ins w:id="1169" w:author="Unknown Author" w:date="2019-06-24T12:17:00Z">
        <w:r>
          <w:rPr>
            <w:rFonts w:cs="Times New Roman"/>
            <w:sz w:val="20"/>
            <w:szCs w:val="20"/>
          </w:rPr>
          <w:t>B</w:t>
        </w:r>
      </w:ins>
      <w:r>
        <w:rPr>
          <w:rFonts w:cs="Times New Roman"/>
          <w:sz w:val="20"/>
          <w:szCs w:val="20"/>
          <w:rPrChange w:id="0" w:author="Unknown Author" w:date="2019-06-18T15:32:00Z"/>
        </w:rPr>
        <w:t xml:space="preserve">), confirming observations made by Stibal et al. (2017) and Williamson et al. (2018) in the same region. Their long, thin and approximately cylindrical morphology has been shown to be near-optimal for light absorption (Kirk, 1976). </w:t>
      </w:r>
      <w:del w:id="1171" w:author="Unknown Author" w:date="2019-05-23T15:28:00Z">
        <w:r>
          <w:rPr>
            <w:rFonts w:cs="Times New Roman"/>
            <w:sz w:val="20"/>
            <w:szCs w:val="20"/>
          </w:rPr>
          <w:delText>Samples were divided into the following distinct classes, based upon qualitative observations of algal abundance</w:delText>
        </w:r>
      </w:del>
      <w:del w:id="1172" w:author="Unknown Author" w:date="2019-05-23T15:30:00Z">
        <w:r>
          <w:rPr>
            <w:rFonts w:cs="Times New Roman"/>
            <w:sz w:val="20"/>
            <w:szCs w:val="20"/>
          </w:rPr>
          <w:delText>: High algal abundance (H</w:delText>
        </w:r>
      </w:del>
      <w:del w:id="1173" w:author="Unknown Author" w:date="2019-05-23T15:30:00Z">
        <w:r>
          <w:rPr>
            <w:rFonts w:cs="Times New Roman"/>
            <w:sz w:val="20"/>
            <w:szCs w:val="20"/>
            <w:vertAlign w:val="subscript"/>
          </w:rPr>
          <w:delText>bio</w:delText>
        </w:r>
      </w:del>
      <w:del w:id="1174" w:author="Unknown Author" w:date="2019-05-23T15:30:00Z">
        <w:r>
          <w:rPr>
            <w:rFonts w:cs="Times New Roman"/>
            <w:sz w:val="20"/>
            <w:szCs w:val="20"/>
          </w:rPr>
          <w:delText>), Low algal abundance (L</w:delText>
        </w:r>
      </w:del>
      <w:del w:id="1175" w:author="Unknown Author" w:date="2019-05-23T15:30:00Z">
        <w:r>
          <w:rPr>
            <w:rFonts w:cs="Times New Roman"/>
            <w:sz w:val="20"/>
            <w:szCs w:val="20"/>
            <w:vertAlign w:val="subscript"/>
          </w:rPr>
          <w:delText>bio</w:delText>
        </w:r>
      </w:del>
      <w:del w:id="1176" w:author="Unknown Author" w:date="2019-05-23T15:30:00Z">
        <w:r>
          <w:rPr>
            <w:rFonts w:cs="Times New Roman"/>
            <w:sz w:val="20"/>
            <w:szCs w:val="20"/>
          </w:rPr>
          <w:delText>), Clean Ice (CI) and Snow (SN). The measured algal cell abundance (in cells mL</w:delText>
        </w:r>
      </w:del>
      <w:del w:id="1177" w:author="Unknown Author" w:date="2019-05-23T15:30:00Z">
        <w:r>
          <w:rPr>
            <w:rFonts w:cs="Times New Roman"/>
            <w:sz w:val="20"/>
            <w:szCs w:val="20"/>
            <w:vertAlign w:val="superscript"/>
          </w:rPr>
          <w:delText>-1</w:delText>
        </w:r>
      </w:del>
      <w:del w:id="1178" w:author="Unknown Author" w:date="2019-05-23T15:30:00Z">
        <w:r>
          <w:rPr>
            <w:rFonts w:cs="Times New Roman"/>
            <w:sz w:val="20"/>
            <w:szCs w:val="20"/>
          </w:rPr>
          <w:delText>) in each surface class was as follows: H</w:delText>
        </w:r>
      </w:del>
      <w:del w:id="1179" w:author="Unknown Author" w:date="2019-05-23T15:30:00Z">
        <w:r>
          <w:rPr>
            <w:rFonts w:cs="Times New Roman"/>
            <w:sz w:val="20"/>
            <w:szCs w:val="20"/>
            <w:vertAlign w:val="subscript"/>
          </w:rPr>
          <w:delText>bio</w:delText>
        </w:r>
      </w:del>
      <w:del w:id="1180" w:author="Unknown Author" w:date="2019-05-23T15:30:00Z">
        <w:r>
          <w:rPr>
            <w:rFonts w:cs="Times New Roman"/>
            <w:sz w:val="20"/>
            <w:szCs w:val="20"/>
          </w:rPr>
          <w:delText xml:space="preserve"> = 2.9 x 10</w:delText>
        </w:r>
      </w:del>
      <w:del w:id="1181" w:author="Unknown Author" w:date="2019-05-23T15:30:00Z">
        <w:r>
          <w:rPr>
            <w:rFonts w:cs="Times New Roman"/>
            <w:sz w:val="20"/>
            <w:szCs w:val="20"/>
            <w:vertAlign w:val="superscript"/>
          </w:rPr>
          <w:delText>4</w:delText>
        </w:r>
      </w:del>
      <w:del w:id="1182" w:author="Unknown Author" w:date="2019-05-23T15:30:00Z">
        <w:r>
          <w:rPr>
            <w:rFonts w:cs="Times New Roman"/>
            <w:sz w:val="20"/>
            <w:szCs w:val="20"/>
          </w:rPr>
          <w:delText xml:space="preserve"> +/- 2.01 x 10</w:delText>
        </w:r>
      </w:del>
      <w:del w:id="1183" w:author="Unknown Author" w:date="2019-05-23T15:30:00Z">
        <w:r>
          <w:rPr>
            <w:rFonts w:cs="Times New Roman"/>
            <w:sz w:val="20"/>
            <w:szCs w:val="20"/>
            <w:vertAlign w:val="superscript"/>
          </w:rPr>
          <w:delText>4</w:delText>
        </w:r>
      </w:del>
      <w:del w:id="1184" w:author="Unknown Author" w:date="2019-05-23T15:30:00Z">
        <w:r>
          <w:rPr>
            <w:rFonts w:cs="Times New Roman"/>
            <w:sz w:val="20"/>
            <w:szCs w:val="20"/>
          </w:rPr>
          <w:delText>, L</w:delText>
        </w:r>
      </w:del>
      <w:del w:id="1185" w:author="Unknown Author" w:date="2019-05-23T15:30:00Z">
        <w:r>
          <w:rPr>
            <w:rFonts w:cs="Times New Roman"/>
            <w:sz w:val="20"/>
            <w:szCs w:val="20"/>
            <w:vertAlign w:val="subscript"/>
          </w:rPr>
          <w:delText>bio</w:delText>
        </w:r>
      </w:del>
      <w:del w:id="1186" w:author="Unknown Author" w:date="2019-05-23T15:30:00Z">
        <w:r>
          <w:rPr>
            <w:rFonts w:cs="Times New Roman"/>
            <w:sz w:val="20"/>
            <w:szCs w:val="20"/>
          </w:rPr>
          <w:delText xml:space="preserve"> = 4.73 x 10</w:delText>
        </w:r>
      </w:del>
      <w:del w:id="1187" w:author="Unknown Author" w:date="2019-05-23T15:30:00Z">
        <w:r>
          <w:rPr>
            <w:rFonts w:cs="Times New Roman"/>
            <w:sz w:val="20"/>
            <w:szCs w:val="20"/>
            <w:vertAlign w:val="superscript"/>
          </w:rPr>
          <w:delText>3</w:delText>
        </w:r>
      </w:del>
      <w:del w:id="1188" w:author="Unknown Author" w:date="2019-05-23T15:30:00Z">
        <w:r>
          <w:rPr>
            <w:rFonts w:cs="Times New Roman"/>
            <w:sz w:val="20"/>
            <w:szCs w:val="20"/>
          </w:rPr>
          <w:delText xml:space="preserve"> +/- 2.57 x 10</w:delText>
        </w:r>
      </w:del>
      <w:del w:id="1189" w:author="Unknown Author" w:date="2019-05-23T15:30:00Z">
        <w:r>
          <w:rPr>
            <w:rFonts w:cs="Times New Roman"/>
            <w:sz w:val="20"/>
            <w:szCs w:val="20"/>
            <w:vertAlign w:val="superscript"/>
          </w:rPr>
          <w:delText>3</w:delText>
        </w:r>
      </w:del>
      <w:del w:id="1190" w:author="Unknown Author" w:date="2019-05-23T15:30:00Z">
        <w:r>
          <w:rPr>
            <w:rFonts w:cs="Times New Roman"/>
            <w:sz w:val="20"/>
            <w:szCs w:val="20"/>
          </w:rPr>
          <w:delText xml:space="preserve">, CI = 625 +/- 381, SN = 0 +/- 0. </w:delText>
        </w:r>
      </w:del>
      <w:del w:id="1191" w:author="Unknown Author" w:date="2019-05-23T15:30:00Z">
        <w:bookmarkStart w:id="6" w:name="__DdeLink__12307_1477583675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
        <w:r>
          <w:rPr>
            <w:rFonts w:cs="Times New Roman"/>
            <w:sz w:val="20"/>
            <w:szCs w:val="20"/>
          </w:rPr>
          <w:delText>These cell abundances were significantly different between the classes (one-way ANOVA, F = 10.21, p = 3 x 10</w:delText>
        </w:r>
      </w:del>
      <w:del w:id="1192" w:author="Unknown Author" w:date="2019-05-23T15:30:00Z">
        <w:r>
          <w:rPr>
            <w:rFonts w:cs="Times New Roman"/>
            <w:sz w:val="20"/>
            <w:szCs w:val="20"/>
            <w:vertAlign w:val="superscript"/>
          </w:rPr>
          <w:delText>-5</w:delText>
        </w:r>
      </w:del>
      <w:del w:id="1193" w:author="Unknown Author" w:date="2019-05-23T15:30:00Z">
        <w:r>
          <w:rPr>
            <w:rFonts w:cs="Times New Roman"/>
            <w:sz w:val="20"/>
            <w:szCs w:val="20"/>
          </w:rPr>
          <w:delText>) which Bonferroni-corrected t-tests indicated to be due to variance between all four groups.</w:delText>
        </w:r>
      </w:del>
      <w:del w:id="1194" w:author="Unknown Author" w:date="2019-05-23T15:30:00Z">
        <w:bookmarkEnd w:id="6"/>
        <w:r>
          <w:rPr>
            <w:rFonts w:cs="Times New Roman"/>
            <w:sz w:val="20"/>
            <w:szCs w:val="20"/>
          </w:rPr>
          <w:delText xml:space="preserve"> </w:delText>
        </w:r>
      </w:del>
      <w:r>
        <w:rPr>
          <w:rFonts w:cs="Times New Roman"/>
          <w:sz w:val="20"/>
          <w:szCs w:val="20"/>
          <w:rPrChange w:id="0" w:author="Unknown Author" w:date="2019-06-18T15:32:00Z"/>
        </w:rPr>
        <w:t>The albedo of the ice surface also varied significantly between the surface classes (one-way ANOVA for broadband albedo: F= 7.9, p = 2.8 x 10</w:t>
      </w:r>
      <w:r>
        <w:rPr>
          <w:rFonts w:cs="Times New Roman"/>
          <w:sz w:val="20"/>
          <w:szCs w:val="20"/>
          <w:vertAlign w:val="superscript"/>
          <w:rPrChange w:id="0" w:author="Unknown Author" w:date="2019-06-18T15:32:00Z"/>
        </w:rPr>
        <w:t>-4</w:t>
      </w:r>
      <w:del w:id="1197" w:author="Unknown Author" w:date="2019-06-03T13:05:00Z">
        <w:r>
          <w:rPr>
            <w:rFonts w:cs="Times New Roman"/>
            <w:sz w:val="20"/>
            <w:szCs w:val="20"/>
            <w:vertAlign w:val="superscript"/>
          </w:rPr>
          <w:delText xml:space="preserve">; spectrally-resolved ANOVA shown in Supp Info </w:delText>
        </w:r>
      </w:del>
      <w:del w:id="1198" w:author="Unknown Author" w:date="2019-06-03T13:04:00Z">
        <w:r>
          <w:rPr>
            <w:rFonts w:cs="Times New Roman"/>
            <w:sz w:val="20"/>
            <w:szCs w:val="20"/>
            <w:vertAlign w:val="superscript"/>
          </w:rPr>
          <w:delText>1F</w:delText>
        </w:r>
      </w:del>
      <w:r>
        <w:rPr>
          <w:rFonts w:cs="Times New Roman"/>
          <w:sz w:val="20"/>
          <w:szCs w:val="20"/>
          <w:rPrChange w:id="0" w:author="Unknown Author" w:date="2019-06-18T15:32:00Z"/>
        </w:rPr>
        <w:t xml:space="preserve">), again with Bonferroni-corrected t-tests showing variance between all four groups (Supp Info </w:t>
      </w:r>
      <w:del w:id="1200" w:author="Unknown Author" w:date="2019-06-03T13:05:00Z">
        <w:r>
          <w:rPr>
            <w:rFonts w:cs="Times New Roman"/>
            <w:sz w:val="20"/>
            <w:szCs w:val="20"/>
            <w:highlight w:val="yellow"/>
          </w:rPr>
          <w:delText>1</w:delText>
        </w:r>
      </w:del>
      <w:ins w:id="1201" w:author="Unknown Author" w:date="2019-07-01T09:57:00Z">
        <w:r>
          <w:rPr>
            <w:rFonts w:cs="Times New Roman"/>
            <w:sz w:val="20"/>
            <w:szCs w:val="20"/>
          </w:rPr>
          <w:t>5</w:t>
        </w:r>
      </w:ins>
      <w:ins w:id="1202" w:author="Unknown Author" w:date="2019-06-03T13:05:00Z">
        <w:r>
          <w:rPr>
            <w:rFonts w:cs="Times New Roman"/>
            <w:sz w:val="20"/>
            <w:szCs w:val="20"/>
          </w:rPr>
          <w:t xml:space="preserve"> </w:t>
        </w:r>
      </w:ins>
      <w:r>
        <w:rPr>
          <w:rFonts w:cs="Times New Roman"/>
          <w:sz w:val="20"/>
          <w:szCs w:val="20"/>
          <w:rPrChange w:id="0" w:author="Unknown Author" w:date="2019-07-01T10:02:00Z"/>
        </w:rPr>
        <w:t>C,D</w:t>
      </w:r>
      <w:r>
        <w:rPr>
          <w:rFonts w:cs="Times New Roman"/>
          <w:sz w:val="20"/>
          <w:szCs w:val="20"/>
          <w:rPrChange w:id="0" w:author="Unknown Author" w:date="2019-06-18T15:32:00Z"/>
        </w:rPr>
        <w:t>). Greater algal abundance was associated with lower albedo</w:t>
      </w:r>
      <w:del w:id="1205" w:author="Unknown Author" w:date="2019-05-23T15:30:00Z">
        <w:r>
          <w:rPr>
            <w:rFonts w:cs="Times New Roman"/>
            <w:sz w:val="20"/>
            <w:szCs w:val="20"/>
          </w:rPr>
          <w:delText>.</w:delText>
        </w:r>
      </w:del>
      <w:ins w:id="1206" w:author="Unknown Author" w:date="2019-05-23T15:30:00Z">
        <w:r>
          <w:rPr>
            <w:rFonts w:cs="Times New Roman"/>
            <w:sz w:val="20"/>
            <w:szCs w:val="20"/>
          </w:rPr>
          <w:t>, with</w:t>
        </w:r>
      </w:ins>
      <w:r>
        <w:rPr>
          <w:rFonts w:cs="Times New Roman"/>
          <w:sz w:val="20"/>
          <w:szCs w:val="20"/>
          <w:rPrChange w:id="0" w:author="Unknown Author" w:date="2019-06-18T15:32:00Z"/>
        </w:rPr>
        <w:t xml:space="preserve"> </w:t>
      </w:r>
      <w:ins w:id="1208" w:author="Unknown Author" w:date="2019-05-23T15:30:00Z">
        <w:r>
          <w:rPr>
            <w:rFonts w:cs="Times New Roman"/>
            <w:sz w:val="20"/>
            <w:szCs w:val="20"/>
          </w:rPr>
          <w:t>t</w:t>
        </w:r>
      </w:ins>
      <w:del w:id="1209" w:author="Unknown Author" w:date="2019-05-23T15:30:00Z">
        <w:r>
          <w:rPr>
            <w:rFonts w:cs="Times New Roman"/>
            <w:sz w:val="20"/>
            <w:szCs w:val="20"/>
          </w:rPr>
          <w:delText>T</w:delText>
        </w:r>
      </w:del>
      <w:r>
        <w:rPr>
          <w:rFonts w:cs="Times New Roman"/>
          <w:sz w:val="20"/>
          <w:szCs w:val="20"/>
          <w:rPrChange w:id="0" w:author="Unknown Author" w:date="2019-06-18T15:32:00Z"/>
        </w:rPr>
        <w:t xml:space="preserve">he albedo reduction </w:t>
      </w:r>
      <w:del w:id="1211" w:author="Unknown Author" w:date="2019-05-23T15:30:00Z">
        <w:r>
          <w:rPr>
            <w:rFonts w:cs="Times New Roman"/>
            <w:sz w:val="20"/>
            <w:szCs w:val="20"/>
          </w:rPr>
          <w:delText xml:space="preserve">was </w:delText>
        </w:r>
      </w:del>
      <w:r>
        <w:rPr>
          <w:rFonts w:cs="Times New Roman"/>
          <w:sz w:val="20"/>
          <w:szCs w:val="20"/>
          <w:rPrChange w:id="0" w:author="Unknown Author" w:date="2019-06-18T15:32:00Z"/>
        </w:rPr>
        <w:t xml:space="preserve">concentrated in the visible wavelengths (Fig </w:t>
      </w:r>
      <w:ins w:id="1213" w:author="Unknown Author" w:date="2019-05-21T07:31:00Z">
        <w:r>
          <w:rPr>
            <w:rFonts w:cs="Times New Roman"/>
            <w:sz w:val="20"/>
            <w:szCs w:val="20"/>
          </w:rPr>
          <w:t>2</w:t>
        </w:r>
      </w:ins>
      <w:del w:id="1214" w:author="Unknown Author" w:date="2019-05-21T07:31:00Z">
        <w:r>
          <w:rPr>
            <w:rFonts w:cs="Times New Roman"/>
            <w:sz w:val="20"/>
            <w:szCs w:val="20"/>
          </w:rPr>
          <w:delText>1</w:delText>
        </w:r>
      </w:del>
      <w:del w:id="1215" w:author="Unknown Author" w:date="2019-06-24T11:52:00Z">
        <w:r>
          <w:rPr>
            <w:rFonts w:cs="Times New Roman"/>
            <w:sz w:val="20"/>
            <w:szCs w:val="20"/>
          </w:rPr>
          <w:delText>C</w:delText>
        </w:r>
      </w:del>
      <w:ins w:id="1216" w:author="Unknown Author" w:date="2019-06-24T12:17:00Z">
        <w:r>
          <w:rPr>
            <w:rFonts w:cs="Times New Roman"/>
            <w:sz w:val="20"/>
            <w:szCs w:val="20"/>
          </w:rPr>
          <w:t>C</w:t>
        </w:r>
      </w:ins>
      <w:r>
        <w:rPr>
          <w:rFonts w:cs="Times New Roman"/>
          <w:sz w:val="20"/>
          <w:szCs w:val="20"/>
          <w:rPrChange w:id="0" w:author="Unknown Author" w:date="2019-06-18T15:32:00Z"/>
        </w:rPr>
        <w:t>) where both solar energy receipt and algal absorption peak (</w:t>
      </w:r>
      <w:ins w:id="1218" w:author="Unknown Author" w:date="2019-06-24T12:17:00Z">
        <w:r>
          <w:rPr>
            <w:rFonts w:cs="Times New Roman"/>
            <w:sz w:val="20"/>
            <w:szCs w:val="20"/>
          </w:rPr>
          <w:t xml:space="preserve">Fig 2A; </w:t>
        </w:r>
      </w:ins>
      <w:r>
        <w:rPr>
          <w:rFonts w:cs="Times New Roman"/>
          <w:sz w:val="20"/>
          <w:szCs w:val="20"/>
          <w:rPrChange w:id="0" w:author="Unknown Author" w:date="2019-06-18T15:32:00Z"/>
        </w:rPr>
        <w:t xml:space="preserve">Cook et al., 2017b; Williamson et al., 2018), diminishing towards longer near infra-red (NIR: &gt; 0.70 </w:t>
      </w:r>
      <w:r>
        <w:rPr>
          <w:rFonts w:cs="Times New Roman"/>
          <w:color w:val="000000"/>
          <w:sz w:val="20"/>
          <w:szCs w:val="20"/>
          <w:rPrChange w:id="0" w:author="Unknown Author" w:date="2019-06-18T15:32:00Z"/>
        </w:rPr>
        <w:t>μ</w:t>
      </w:r>
      <w:r>
        <w:rPr>
          <w:rFonts w:cs="Times New Roman"/>
          <w:sz w:val="20"/>
          <w:szCs w:val="20"/>
          <w:rPrChange w:id="0" w:author="Unknown Author" w:date="2019-06-18T15:32:00Z"/>
        </w:rPr>
        <w:t>m) wavelengths where ice absorption, represented by the effective grain size, is most likely to cause albedo differences (Warren, 1982). A strong inverse correlation (Pearson’s R = 0.75, p = 2.74 x 10</w:t>
      </w:r>
      <w:r>
        <w:rPr>
          <w:rFonts w:cs="Times New Roman"/>
          <w:sz w:val="20"/>
          <w:szCs w:val="20"/>
          <w:vertAlign w:val="superscript"/>
          <w:rPrChange w:id="0" w:author="Unknown Author" w:date="2019-06-18T15:32:00Z"/>
        </w:rPr>
        <w:t>-9</w:t>
      </w:r>
      <w:r>
        <w:rPr>
          <w:rFonts w:cs="Times New Roman"/>
          <w:sz w:val="20"/>
          <w:szCs w:val="20"/>
          <w:rPrChange w:id="0" w:author="Unknown Author" w:date="2019-06-18T15:32:00Z"/>
        </w:rPr>
        <w:t>) was observed between the natural logarithm of algal cell abundance (cells mL</w:t>
      </w:r>
      <w:r>
        <w:rPr>
          <w:rFonts w:cs="Times New Roman"/>
          <w:sz w:val="20"/>
          <w:szCs w:val="20"/>
          <w:vertAlign w:val="superscript"/>
          <w:rPrChange w:id="0" w:author="Unknown Author" w:date="2019-06-18T15:32:00Z"/>
        </w:rPr>
        <w:t>-1</w:t>
      </w:r>
      <w:r>
        <w:rPr>
          <w:rFonts w:cs="Times New Roman"/>
          <w:sz w:val="20"/>
          <w:szCs w:val="20"/>
          <w:rPrChange w:id="0" w:author="Unknown Author" w:date="2019-06-18T15:32:00Z"/>
        </w:rPr>
        <w:t xml:space="preserve">) in the surface ice samples and broadband albedo (Fig </w:t>
      </w:r>
      <w:ins w:id="1226" w:author="Unknown Author" w:date="2019-05-21T07:31:00Z">
        <w:r>
          <w:rPr>
            <w:rFonts w:cs="Times New Roman"/>
            <w:sz w:val="20"/>
            <w:szCs w:val="20"/>
          </w:rPr>
          <w:t>2</w:t>
        </w:r>
      </w:ins>
      <w:del w:id="1227" w:author="Unknown Author" w:date="2019-05-21T07:31:00Z">
        <w:r>
          <w:rPr>
            <w:rFonts w:cs="Times New Roman"/>
            <w:sz w:val="20"/>
            <w:szCs w:val="20"/>
          </w:rPr>
          <w:delText>1</w:delText>
        </w:r>
      </w:del>
      <w:del w:id="1228" w:author="Unknown Author" w:date="2019-06-24T11:53:00Z">
        <w:r>
          <w:rPr>
            <w:rFonts w:cs="Times New Roman"/>
            <w:sz w:val="20"/>
            <w:szCs w:val="20"/>
          </w:rPr>
          <w:delText>D</w:delText>
        </w:r>
      </w:del>
      <w:ins w:id="1229" w:author="Unknown Author" w:date="2019-06-24T12:17:00Z">
        <w:r>
          <w:rPr>
            <w:rFonts w:cs="Times New Roman"/>
            <w:sz w:val="20"/>
            <w:szCs w:val="20"/>
          </w:rPr>
          <w:t>D</w:t>
        </w:r>
      </w:ins>
      <w:r>
        <w:rPr>
          <w:rFonts w:cs="Times New Roman"/>
          <w:sz w:val="20"/>
          <w:szCs w:val="20"/>
          <w:rPrChange w:id="0" w:author="Unknown Author" w:date="2019-06-18T15:32:00Z"/>
        </w:rPr>
        <w:t>). The linear regression coefficient of determination</w:t>
      </w:r>
      <w:ins w:id="1231" w:author="Unknown Author" w:date="2019-06-03T13:14:00Z">
        <w:r>
          <w:rPr>
            <w:rFonts w:cs="Times New Roman"/>
            <w:sz w:val="20"/>
            <w:szCs w:val="20"/>
          </w:rPr>
          <w:t xml:space="preserve"> between the albedo and the natural logarithm of cell abundance</w:t>
        </w:r>
      </w:ins>
      <w:r>
        <w:rPr>
          <w:rFonts w:cs="Times New Roman"/>
          <w:sz w:val="20"/>
          <w:szCs w:val="20"/>
          <w:rPrChange w:id="0" w:author="Unknown Author" w:date="2019-06-18T15:32:00Z"/>
        </w:rPr>
        <w:t xml:space="preserve"> was 0.5</w:t>
      </w:r>
      <w:del w:id="1233" w:author="Unknown Author" w:date="2019-05-21T08:16:00Z">
        <w:r>
          <w:rPr>
            <w:rFonts w:cs="Times New Roman"/>
            <w:sz w:val="20"/>
            <w:szCs w:val="20"/>
          </w:rPr>
          <w:delText>6</w:delText>
        </w:r>
      </w:del>
      <w:ins w:id="1234" w:author="Unknown Author" w:date="2019-05-21T08:16:00Z">
        <w:r>
          <w:rPr>
            <w:rFonts w:cs="Times New Roman"/>
            <w:sz w:val="20"/>
            <w:szCs w:val="20"/>
          </w:rPr>
          <w:t>7</w:t>
        </w:r>
      </w:ins>
      <w:del w:id="1235" w:author="Unknown Author" w:date="2019-06-03T10:18:00Z">
        <w:r>
          <w:rPr>
            <w:rFonts w:cs="Times New Roman"/>
            <w:sz w:val="20"/>
            <w:szCs w:val="20"/>
          </w:rPr>
          <w:delText>, which is unsurprising since</w:delText>
        </w:r>
      </w:del>
      <w:ins w:id="1236" w:author="Unknown Author" w:date="2019-06-03T10:18:00Z">
        <w:r>
          <w:rPr>
            <w:rFonts w:cs="Times New Roman"/>
            <w:sz w:val="20"/>
            <w:szCs w:val="20"/>
          </w:rPr>
          <w:t>. It is unsurprising that the cell abundance does not account for all of the variation in albedo because there are also albedo-reducing effects related to</w:t>
        </w:r>
      </w:ins>
      <w:r>
        <w:rPr>
          <w:rFonts w:cs="Times New Roman"/>
          <w:sz w:val="20"/>
          <w:szCs w:val="20"/>
          <w:rPrChange w:id="0" w:author="Unknown Author" w:date="2019-06-18T15:32:00Z"/>
        </w:rPr>
        <w:t xml:space="preserve"> the physical structure of the ice</w:t>
      </w:r>
      <w:ins w:id="1238" w:author="Unknown Author" w:date="2019-06-03T10:18:00Z">
        <w:r>
          <w:rPr>
            <w:rFonts w:cs="Times New Roman"/>
            <w:sz w:val="20"/>
            <w:szCs w:val="20"/>
          </w:rPr>
          <w:t xml:space="preserve"> and presence of melt water</w:t>
        </w:r>
      </w:ins>
      <w:del w:id="1239" w:author="Unknown Author" w:date="2019-06-03T10:18:00Z">
        <w:r>
          <w:rPr>
            <w:rFonts w:cs="Times New Roman"/>
            <w:sz w:val="20"/>
            <w:szCs w:val="20"/>
          </w:rPr>
          <w:delText xml:space="preserve"> also</w:delText>
        </w:r>
      </w:del>
      <w:del w:id="1240" w:author="Unknown Author" w:date="2019-06-03T13:07:00Z">
        <w:r>
          <w:rPr>
            <w:rFonts w:cs="Times New Roman"/>
            <w:sz w:val="20"/>
            <w:szCs w:val="20"/>
          </w:rPr>
          <w:delText xml:space="preserve"> play</w:delText>
        </w:r>
      </w:del>
      <w:del w:id="1241" w:author="Unknown Author" w:date="2019-06-03T10:19:00Z">
        <w:r>
          <w:rPr>
            <w:rFonts w:cs="Times New Roman"/>
            <w:sz w:val="20"/>
            <w:szCs w:val="20"/>
          </w:rPr>
          <w:delText>s</w:delText>
        </w:r>
      </w:del>
      <w:del w:id="1242" w:author="Unknown Author" w:date="2019-06-03T13:07:00Z">
        <w:r>
          <w:rPr>
            <w:rFonts w:cs="Times New Roman"/>
            <w:sz w:val="20"/>
            <w:szCs w:val="20"/>
          </w:rPr>
          <w:delText xml:space="preserve"> </w:delText>
        </w:r>
      </w:del>
      <w:del w:id="1243" w:author="Unknown Author" w:date="2019-06-03T10:19:00Z">
        <w:r>
          <w:rPr>
            <w:rFonts w:cs="Times New Roman"/>
            <w:sz w:val="20"/>
            <w:szCs w:val="20"/>
          </w:rPr>
          <w:delText>a primary</w:delText>
        </w:r>
      </w:del>
      <w:del w:id="1244" w:author="Unknown Author" w:date="2019-06-03T13:07:00Z">
        <w:r>
          <w:rPr>
            <w:rFonts w:cs="Times New Roman"/>
            <w:sz w:val="20"/>
            <w:szCs w:val="20"/>
          </w:rPr>
          <w:delText xml:space="preserve"> role in controlling albedo</w:delText>
        </w:r>
      </w:del>
      <w:del w:id="1245" w:author="Unknown Author" w:date="2019-06-03T10:19:00Z">
        <w:r>
          <w:rPr>
            <w:rFonts w:cs="Times New Roman"/>
            <w:sz w:val="20"/>
            <w:szCs w:val="20"/>
          </w:rPr>
          <w:delText xml:space="preserve"> independent of any light absorbing impurities </w:delText>
        </w:r>
      </w:del>
      <w:ins w:id="1246" w:author="Unknown Author" w:date="2019-06-03T13:07:00Z">
        <w:r>
          <w:rPr>
            <w:rFonts w:cs="Times New Roman"/>
            <w:sz w:val="20"/>
            <w:szCs w:val="20"/>
          </w:rPr>
          <w:t xml:space="preserve"> </w:t>
        </w:r>
      </w:ins>
      <w:r>
        <w:rPr>
          <w:rFonts w:cs="Times New Roman"/>
          <w:sz w:val="20"/>
          <w:szCs w:val="20"/>
          <w:rPrChange w:id="0" w:author="Unknown Author" w:date="2019-06-18T15:32:00Z"/>
        </w:rPr>
        <w:t>(</w:t>
      </w:r>
      <w:ins w:id="1248" w:author="Unknown Author" w:date="2019-06-03T10:19:00Z">
        <w:r>
          <w:rPr>
            <w:rFonts w:cs="Times New Roman"/>
            <w:sz w:val="20"/>
            <w:szCs w:val="20"/>
          </w:rPr>
          <w:t xml:space="preserve">as demonstrated for snow by, for example, </w:t>
        </w:r>
      </w:ins>
      <w:r>
        <w:rPr>
          <w:rFonts w:cs="Times New Roman"/>
          <w:sz w:val="20"/>
          <w:szCs w:val="20"/>
          <w:rPrChange w:id="0" w:author="Unknown Author" w:date="2019-06-18T15:32:00Z"/>
        </w:rPr>
        <w:t>Warren, 1982). An inverse relationship was also observed between broadband albedo and biovolume (calculated as the sum of the products of the mean measured cell volumes and the cell counts for each algal species) but the coefficient of determination was lower (r</w:t>
      </w:r>
      <w:r>
        <w:rPr>
          <w:rFonts w:cs="Times New Roman"/>
          <w:sz w:val="20"/>
          <w:szCs w:val="20"/>
          <w:vertAlign w:val="superscript"/>
          <w:rPrChange w:id="0" w:author="Unknown Author" w:date="2019-06-18T15:32:00Z"/>
        </w:rPr>
        <w:t>2</w:t>
      </w:r>
      <w:r>
        <w:rPr>
          <w:rFonts w:cs="Times New Roman"/>
          <w:sz w:val="20"/>
          <w:szCs w:val="20"/>
          <w:rPrChange w:id="0" w:author="Unknown Author" w:date="2019-06-18T15:32:00Z"/>
        </w:rPr>
        <w:t xml:space="preserve"> = 0.42). This may well be the result of larger cells having a smaller effect on albedo than more numerous, smaller cells for a given total volume. The relationship between absorption and scattering coefficients and cell size may also not be straightforward for algal cells due to an increasingly important contribution to the cell optical properties from internal heterogeneity, organelles, cell walls and the </w:t>
      </w:r>
      <w:ins w:id="1252" w:author="Unknown Author" w:date="2019-06-05T11:12:00Z">
        <w:r>
          <w:rPr>
            <w:rFonts w:cs="Times New Roman"/>
            <w:sz w:val="20"/>
            <w:szCs w:val="20"/>
          </w:rPr>
          <w:t xml:space="preserve">pigment </w:t>
        </w:r>
      </w:ins>
      <w:r>
        <w:rPr>
          <w:rFonts w:cs="Times New Roman"/>
          <w:sz w:val="20"/>
          <w:szCs w:val="20"/>
          <w:rPrChange w:id="0" w:author="Unknown Author" w:date="2019-06-18T15:32:00Z"/>
        </w:rPr>
        <w:t>packaging effect in larger cells (Morel and Bricaud, 1981; Haardt and Maske, 1987).</w:t>
      </w:r>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ascii="Times New Roman" w:hAnsi="Times New Roman"/>
        </w:rPr>
      </w:pPr>
      <w:r>
        <w:rPr>
          <w:rFonts w:cs="Times New Roman"/>
          <w:sz w:val="20"/>
          <w:szCs w:val="20"/>
          <w:rPrChange w:id="0" w:author="Unknown Author" w:date="2019-06-18T15:32:00Z"/>
        </w:rPr>
        <w:t>The albedo of H</w:t>
      </w:r>
      <w:r>
        <w:rPr>
          <w:rFonts w:cs="Times New Roman"/>
          <w:sz w:val="20"/>
          <w:szCs w:val="20"/>
          <w:vertAlign w:val="subscript"/>
          <w:rPrChange w:id="0" w:author="Unknown Author" w:date="2019-06-18T15:32:00Z"/>
        </w:rPr>
        <w:t>bio</w:t>
      </w:r>
      <w:r>
        <w:rPr>
          <w:rFonts w:cs="Times New Roman"/>
          <w:sz w:val="20"/>
          <w:szCs w:val="20"/>
          <w:rPrChange w:id="0" w:author="Unknown Author" w:date="2019-06-18T15:32:00Z"/>
        </w:rPr>
        <w:t xml:space="preserve"> and L</w:t>
      </w:r>
      <w:r>
        <w:rPr>
          <w:rFonts w:cs="Times New Roman"/>
          <w:sz w:val="20"/>
          <w:szCs w:val="20"/>
          <w:vertAlign w:val="subscript"/>
          <w:rPrChange w:id="0" w:author="Unknown Author" w:date="2019-06-18T15:32:00Z"/>
        </w:rPr>
        <w:t>bio</w:t>
      </w:r>
      <w:r>
        <w:rPr>
          <w:rFonts w:cs="Times New Roman"/>
          <w:sz w:val="20"/>
          <w:szCs w:val="20"/>
          <w:rPrChange w:id="0" w:author="Unknown Author" w:date="2019-06-18T15:32:00Z"/>
        </w:rPr>
        <w:t xml:space="preserve"> surfaces is depressed in the visible wavelengths (0.40 - 0.70 </w:t>
      </w:r>
      <w:r>
        <w:rPr>
          <w:rFonts w:cs="Times New Roman"/>
          <w:color w:val="000000"/>
          <w:sz w:val="20"/>
          <w:szCs w:val="20"/>
          <w:rPrChange w:id="0" w:author="Unknown Author" w:date="2019-06-18T15:32:00Z"/>
        </w:rPr>
        <w:t>μ</w:t>
      </w:r>
      <w:r>
        <w:rPr>
          <w:rFonts w:cs="Times New Roman"/>
          <w:sz w:val="20"/>
          <w:szCs w:val="20"/>
          <w:rPrChange w:id="0" w:author="Unknown Author" w:date="2019-06-18T15:32:00Z"/>
        </w:rPr>
        <w:t xml:space="preserve">m, Fig </w:t>
      </w:r>
      <w:del w:id="1261" w:author="Unknown Author" w:date="2019-05-21T07:31:00Z">
        <w:r>
          <w:rPr>
            <w:rFonts w:cs="Times New Roman"/>
            <w:sz w:val="20"/>
            <w:szCs w:val="20"/>
          </w:rPr>
          <w:delText>1</w:delText>
        </w:r>
      </w:del>
      <w:ins w:id="1262" w:author="Unknown Author" w:date="2019-05-21T07:31:00Z">
        <w:r>
          <w:rPr>
            <w:rFonts w:cs="Times New Roman"/>
            <w:sz w:val="20"/>
            <w:szCs w:val="20"/>
          </w:rPr>
          <w:t>2</w:t>
        </w:r>
      </w:ins>
      <w:del w:id="1263" w:author="Unknown Author" w:date="2019-06-03T13:16:00Z">
        <w:r>
          <w:rPr>
            <w:rFonts w:cs="Times New Roman"/>
            <w:sz w:val="20"/>
            <w:szCs w:val="20"/>
          </w:rPr>
          <w:delText>A</w:delText>
        </w:r>
      </w:del>
      <w:ins w:id="1264" w:author="Unknown Author" w:date="2019-06-03T13:16:00Z">
        <w:r>
          <w:rPr>
            <w:rFonts w:cs="Times New Roman"/>
            <w:sz w:val="20"/>
            <w:szCs w:val="20"/>
          </w:rPr>
          <w:t>C</w:t>
        </w:r>
      </w:ins>
      <w:r>
        <w:rPr>
          <w:rFonts w:cs="Times New Roman"/>
          <w:sz w:val="20"/>
          <w:szCs w:val="20"/>
          <w:rPrChange w:id="0" w:author="Unknown Author" w:date="2019-06-18T15:32:00Z"/>
        </w:rPr>
        <w:t>), creating a ‘red-edge’ spectrum commonly used in other environments as a marker for photosynthetic pigments (Seager et al., 2005)</w:t>
      </w:r>
      <w:ins w:id="1266" w:author="Unknown Author" w:date="2019-05-23T15:34:00Z">
        <w:r>
          <w:rPr>
            <w:rFonts w:cs="Times New Roman"/>
            <w:sz w:val="20"/>
            <w:szCs w:val="20"/>
          </w:rPr>
          <w:t xml:space="preserve"> and for mapping algae over the GrIS by Wang et al. (2018)</w:t>
        </w:r>
      </w:ins>
      <w:r>
        <w:rPr>
          <w:rFonts w:cs="Times New Roman"/>
          <w:sz w:val="20"/>
          <w:szCs w:val="20"/>
          <w:rPrChange w:id="0" w:author="Unknown Author" w:date="2019-06-18T15:32:00Z"/>
        </w:rPr>
        <w:t>. Chlorophyll</w:t>
      </w:r>
      <w:ins w:id="1268" w:author="Unknown Author" w:date="2019-07-02T08:57:00Z">
        <w:r>
          <w:rPr>
            <w:rFonts w:cs="Times New Roman"/>
            <w:sz w:val="20"/>
            <w:szCs w:val="20"/>
          </w:rPr>
          <w:t>-a</w:t>
        </w:r>
      </w:ins>
      <w:r>
        <w:rPr>
          <w:rFonts w:cs="Times New Roman"/>
          <w:sz w:val="20"/>
          <w:szCs w:val="20"/>
          <w:rPrChange w:id="0" w:author="Unknown Author" w:date="2019-06-18T15:32:00Z"/>
        </w:rPr>
        <w:t xml:space="preserve"> has a specific absorption feature at 0.68 </w:t>
      </w:r>
      <w:r>
        <w:rPr>
          <w:rFonts w:cs="Times New Roman"/>
          <w:color w:val="000000"/>
          <w:sz w:val="20"/>
          <w:szCs w:val="20"/>
          <w:rPrChange w:id="0" w:author="Unknown Author" w:date="2019-06-18T15:32:00Z"/>
        </w:rPr>
        <w:t>μ</w:t>
      </w:r>
      <w:r>
        <w:rPr>
          <w:rFonts w:cs="Times New Roman"/>
          <w:sz w:val="20"/>
          <w:szCs w:val="20"/>
          <w:rPrChange w:id="0" w:author="Unknown Author" w:date="2019-06-18T15:32:00Z"/>
        </w:rPr>
        <w:t xml:space="preserve">m which is hard to discern in the raw spectra, but clear in the derivative spectra (Fig </w:t>
      </w:r>
      <w:ins w:id="1272" w:author="Unknown Author" w:date="2019-05-21T07:31:00Z">
        <w:r>
          <w:rPr>
            <w:rFonts w:cs="Times New Roman"/>
            <w:sz w:val="20"/>
            <w:szCs w:val="20"/>
          </w:rPr>
          <w:t>3</w:t>
        </w:r>
      </w:ins>
      <w:del w:id="1273" w:author="Unknown Author" w:date="2019-05-21T07:31:00Z">
        <w:r>
          <w:rPr>
            <w:rFonts w:cs="Times New Roman"/>
            <w:sz w:val="20"/>
            <w:szCs w:val="20"/>
          </w:rPr>
          <w:delText>2</w:delText>
        </w:r>
      </w:del>
      <w:r>
        <w:rPr>
          <w:rFonts w:cs="Times New Roman"/>
          <w:sz w:val="20"/>
          <w:szCs w:val="20"/>
          <w:rPrChange w:id="0" w:author="Unknown Author" w:date="2019-06-18T15:32:00Z"/>
        </w:rPr>
        <w:t>A) for H</w:t>
      </w:r>
      <w:r>
        <w:rPr>
          <w:rFonts w:cs="Times New Roman"/>
          <w:sz w:val="20"/>
          <w:szCs w:val="20"/>
          <w:vertAlign w:val="subscript"/>
          <w:rPrChange w:id="0" w:author="Unknown Author" w:date="2019-06-18T15:32:00Z"/>
        </w:rPr>
        <w:t>bio</w:t>
      </w:r>
      <w:r>
        <w:rPr>
          <w:rFonts w:cs="Times New Roman"/>
          <w:sz w:val="20"/>
          <w:szCs w:val="20"/>
          <w:rPrChange w:id="0" w:author="Unknown Author" w:date="2019-06-18T15:32:00Z"/>
        </w:rPr>
        <w:t xml:space="preserve"> and L</w:t>
      </w:r>
      <w:r>
        <w:rPr>
          <w:rFonts w:cs="Times New Roman"/>
          <w:sz w:val="20"/>
          <w:szCs w:val="20"/>
          <w:vertAlign w:val="subscript"/>
          <w:rPrChange w:id="0" w:author="Unknown Author" w:date="2019-06-18T15:32:00Z"/>
        </w:rPr>
        <w:t xml:space="preserve">bio </w:t>
      </w:r>
      <w:r>
        <w:rPr>
          <w:rFonts w:cs="Times New Roman"/>
          <w:sz w:val="20"/>
          <w:szCs w:val="20"/>
          <w:rPrChange w:id="0" w:author="Unknown Author" w:date="2019-06-18T15:32:00Z"/>
        </w:rPr>
        <w:t xml:space="preserve">but not CI and SN. This feature has previously been described as ‘uniquely biological’ (Painter et al., 2001) and supports the hypothesis that the albedo reduction observed in these samples is primarily due to algae. Our measurements therefore strongly indicate a biological role in reducing the albedo of the GrIS surface; however to test that the lower broadband and spectral </w:t>
      </w:r>
      <w:del w:id="1279" w:author="Unknown Author" w:date="2019-06-03T13:16:00Z">
        <w:r>
          <w:rPr>
            <w:rFonts w:cs="Times New Roman"/>
            <w:sz w:val="20"/>
            <w:szCs w:val="20"/>
          </w:rPr>
          <w:delText xml:space="preserve">(Fig </w:delText>
        </w:r>
      </w:del>
      <w:del w:id="1280" w:author="Unknown Author" w:date="2019-05-21T07:31:00Z">
        <w:r>
          <w:rPr>
            <w:rFonts w:cs="Times New Roman"/>
            <w:sz w:val="20"/>
            <w:szCs w:val="20"/>
          </w:rPr>
          <w:delText>1</w:delText>
        </w:r>
      </w:del>
      <w:del w:id="1281" w:author="Unknown Author" w:date="2019-06-03T13:16:00Z">
        <w:r>
          <w:rPr>
            <w:rFonts w:cs="Times New Roman"/>
            <w:sz w:val="20"/>
            <w:szCs w:val="20"/>
          </w:rPr>
          <w:delText xml:space="preserve">C) </w:delText>
        </w:r>
      </w:del>
      <w:r>
        <w:rPr>
          <w:rFonts w:cs="Times New Roman"/>
          <w:sz w:val="20"/>
          <w:szCs w:val="20"/>
          <w:rPrChange w:id="0" w:author="Unknown Author" w:date="2019-06-18T15:32:00Z"/>
        </w:rPr>
        <w:t>albedo</w:t>
      </w:r>
      <w:ins w:id="1283" w:author="Unknown Author" w:date="2019-06-03T13:16:00Z">
        <w:r>
          <w:rPr>
            <w:rFonts w:cs="Times New Roman"/>
            <w:sz w:val="20"/>
            <w:szCs w:val="20"/>
          </w:rPr>
          <w:t xml:space="preserve"> (Fig 2C)</w:t>
        </w:r>
      </w:ins>
      <w:r>
        <w:rPr>
          <w:rFonts w:cs="Times New Roman"/>
          <w:sz w:val="20"/>
          <w:szCs w:val="20"/>
          <w:rPrChange w:id="0" w:author="Unknown Author" w:date="2019-06-18T15:32:00Z"/>
        </w:rPr>
        <w:t xml:space="preserve"> observed on algal surfaces is primarily due to the presence of algal cells, it </w:t>
      </w:r>
      <w:del w:id="1285" w:author="Unknown Author" w:date="2019-05-23T16:20:00Z">
        <w:r>
          <w:rPr>
            <w:rFonts w:cs="Times New Roman"/>
            <w:sz w:val="20"/>
            <w:szCs w:val="20"/>
          </w:rPr>
          <w:delText>i</w:delText>
        </w:r>
      </w:del>
      <w:ins w:id="1286" w:author="Unknown Author" w:date="2019-05-23T16:20:00Z">
        <w:r>
          <w:rPr>
            <w:rFonts w:cs="Times New Roman"/>
            <w:sz w:val="20"/>
            <w:szCs w:val="20"/>
          </w:rPr>
          <w:t>wa</w:t>
        </w:r>
      </w:ins>
      <w:r>
        <w:rPr>
          <w:rFonts w:cs="Times New Roman"/>
          <w:sz w:val="20"/>
          <w:szCs w:val="20"/>
          <w:rPrChange w:id="0" w:author="Unknown Author" w:date="2019-06-18T15:32:00Z"/>
        </w:rPr>
        <w:t>s also necessary to compare the albedo</w:t>
      </w:r>
      <w:del w:id="1288" w:author="Unknown Author" w:date="2019-06-12T15:01:00Z">
        <w:r>
          <w:rPr>
            <w:rFonts w:cs="Times New Roman"/>
            <w:sz w:val="20"/>
            <w:szCs w:val="20"/>
          </w:rPr>
          <w:delText xml:space="preserve"> </w:delText>
        </w:r>
      </w:del>
      <w:ins w:id="1289" w:author="Unknown Author" w:date="2019-06-12T15:01:00Z">
        <w:r>
          <w:rPr>
            <w:rFonts w:cs="Times New Roman"/>
            <w:sz w:val="20"/>
            <w:szCs w:val="20"/>
          </w:rPr>
          <w:t>-</w:t>
        </w:r>
      </w:ins>
      <w:r>
        <w:rPr>
          <w:rFonts w:cs="Times New Roman"/>
          <w:sz w:val="20"/>
          <w:szCs w:val="20"/>
          <w:rPrChange w:id="0" w:author="Unknown Author" w:date="2019-06-18T15:32:00Z"/>
        </w:rPr>
        <w:t>reducing effects of the algae to that of local mineral dust</w:t>
      </w:r>
      <w:del w:id="1291" w:author="Unknown Author" w:date="2019-05-23T16:19:00Z">
        <w:r>
          <w:rPr>
            <w:rFonts w:cs="Times New Roman"/>
            <w:sz w:val="20"/>
            <w:szCs w:val="20"/>
          </w:rPr>
          <w:delText>.</w:delText>
        </w:r>
      </w:del>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ascii="Times New Roman" w:hAnsi="Times New Roman"/>
        </w:rPr>
      </w:pPr>
      <w:r>
        <w:rPr>
          <w:rFonts w:cs="Times New Roman"/>
          <w:b/>
          <w:bCs/>
          <w:i w:val="false"/>
          <w:iCs w:val="false"/>
          <w:sz w:val="20"/>
          <w:szCs w:val="20"/>
          <w:rPrChange w:id="0" w:author="Unknown Author" w:date="2019-06-18T15:32:00Z"/>
        </w:rPr>
        <w:t>3.2 Algae have greater impact on albedo than mineral dust</w:t>
      </w:r>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cs="Times New Roman"/>
          <w:color w:val="000000"/>
          <w:del w:id="1310" w:author="Unknown Author" w:date="2019-05-23T16:37:00Z"/>
          <w:sz w:val="20"/>
          <w:szCs w:val="20"/>
        </w:rPr>
      </w:pPr>
      <w:r>
        <w:rPr>
          <w:rFonts w:cs="Times New Roman"/>
          <w:color w:val="000000"/>
          <w:sz w:val="20"/>
          <w:szCs w:val="20"/>
          <w:rPrChange w:id="0" w:author="Unknown Author" w:date="2019-06-18T15:32:00Z"/>
        </w:rPr>
        <w:t>We used radiative transfer modelling to compare the albedo</w:t>
      </w:r>
      <w:ins w:id="1294" w:author="Unknown Author" w:date="2019-06-12T15:01:00Z">
        <w:r>
          <w:rPr>
            <w:rFonts w:cs="Times New Roman"/>
            <w:color w:val="000000"/>
            <w:sz w:val="20"/>
            <w:szCs w:val="20"/>
          </w:rPr>
          <w:t>-</w:t>
        </w:r>
      </w:ins>
      <w:del w:id="1295" w:author="Unknown Author" w:date="2019-06-12T15:01:00Z">
        <w:r>
          <w:rPr>
            <w:rFonts w:cs="Times New Roman"/>
            <w:color w:val="000000"/>
            <w:sz w:val="20"/>
            <w:szCs w:val="20"/>
          </w:rPr>
          <w:delText xml:space="preserve"> </w:delText>
        </w:r>
      </w:del>
      <w:r>
        <w:rPr>
          <w:rFonts w:cs="Times New Roman"/>
          <w:color w:val="000000"/>
          <w:sz w:val="20"/>
          <w:szCs w:val="20"/>
          <w:rPrChange w:id="0" w:author="Unknown Author" w:date="2019-06-18T15:32:00Z"/>
        </w:rPr>
        <w:t>reducing effects of local mineral particles and algal cells</w:t>
      </w:r>
      <w:ins w:id="1297" w:author="Unknown Author" w:date="2019-07-01T13:26:00Z">
        <w:r>
          <w:rPr>
            <w:rFonts w:cs="Times New Roman"/>
            <w:color w:val="000000"/>
            <w:sz w:val="20"/>
            <w:szCs w:val="20"/>
          </w:rPr>
          <w:t xml:space="preserve"> (Fig 3B)</w:t>
        </w:r>
      </w:ins>
      <w:r>
        <w:rPr>
          <w:rFonts w:cs="Times New Roman"/>
          <w:color w:val="000000"/>
          <w:sz w:val="20"/>
          <w:szCs w:val="20"/>
          <w:rPrChange w:id="0" w:author="Unknown Author" w:date="2019-06-18T15:32:00Z"/>
        </w:rPr>
        <w:t>.</w:t>
      </w:r>
      <w:del w:id="1299" w:author="Unknown Author" w:date="2019-06-18T15:38:00Z">
        <w:r>
          <w:rPr>
            <w:rFonts w:cs="Times New Roman"/>
            <w:color w:val="000000"/>
            <w:sz w:val="20"/>
            <w:szCs w:val="20"/>
          </w:rPr>
          <w:delText xml:space="preserve"> The model BioSNICAR_GO was used, which uses Mie theory to model the optical properties of mineral dusts, geometric optics to model the optical properties of ice grains and algal cells (whose dimensions far exceed the upper limit of the Mie scattering domain) and a two</w:delText>
        </w:r>
      </w:del>
      <w:del w:id="1300" w:author="Unknown Author" w:date="2019-06-12T18:29:00Z">
        <w:r>
          <w:rPr>
            <w:rFonts w:cs="Times New Roman"/>
            <w:color w:val="000000"/>
            <w:sz w:val="20"/>
            <w:szCs w:val="20"/>
          </w:rPr>
          <w:delText xml:space="preserve"> </w:delText>
        </w:r>
      </w:del>
      <w:del w:id="1301" w:author="Unknown Author" w:date="2019-06-18T15:38:00Z">
        <w:r>
          <w:rPr>
            <w:rFonts w:cs="Times New Roman"/>
            <w:color w:val="000000"/>
            <w:sz w:val="20"/>
            <w:szCs w:val="20"/>
          </w:rPr>
          <w:delText>stream radiative transfer code (Flanner et al., 2007; Cook et al. 2017).</w:delText>
        </w:r>
      </w:del>
      <w:r>
        <w:rPr>
          <w:rFonts w:cs="Times New Roman"/>
          <w:color w:val="000000"/>
          <w:sz w:val="20"/>
          <w:szCs w:val="20"/>
          <w:rPrChange w:id="0" w:author="Unknown Author" w:date="2019-06-18T15:32:00Z"/>
        </w:rPr>
        <w:t xml:space="preserve"> To compare algal and mineral albedo</w:t>
      </w:r>
      <w:ins w:id="1303" w:author="Unknown Author" w:date="2019-06-12T15:02:00Z">
        <w:r>
          <w:rPr>
            <w:rFonts w:cs="Times New Roman"/>
            <w:color w:val="000000"/>
            <w:sz w:val="20"/>
            <w:szCs w:val="20"/>
          </w:rPr>
          <w:t>-</w:t>
        </w:r>
      </w:ins>
      <w:del w:id="1304" w:author="Unknown Author" w:date="2019-06-12T15:02:00Z">
        <w:r>
          <w:rPr>
            <w:rFonts w:cs="Times New Roman"/>
            <w:color w:val="000000"/>
            <w:sz w:val="20"/>
            <w:szCs w:val="20"/>
          </w:rPr>
          <w:delText xml:space="preserve"> </w:delText>
        </w:r>
      </w:del>
      <w:r>
        <w:rPr>
          <w:rFonts w:cs="Times New Roman"/>
          <w:color w:val="000000"/>
          <w:sz w:val="20"/>
          <w:szCs w:val="20"/>
          <w:rPrChange w:id="0" w:author="Unknown Author" w:date="2019-06-18T15:32:00Z"/>
        </w:rPr>
        <w:t>reducing effects, the model was run with fixed irradiance and ice physical properties that were chosen to reduce the absolute error between the simulated albedo for ice without any impurities and our mean measured clean ice spectrum</w:t>
      </w:r>
      <w:ins w:id="1306" w:author="Unknown Author" w:date="2019-05-23T16:23:00Z">
        <w:r>
          <w:rPr>
            <w:rFonts w:cs="Times New Roman"/>
            <w:color w:val="000000"/>
            <w:sz w:val="20"/>
            <w:szCs w:val="20"/>
          </w:rPr>
          <w:t xml:space="preserve"> and</w:t>
        </w:r>
      </w:ins>
      <w:del w:id="1307" w:author="Unknown Author" w:date="2019-05-23T16:23:00Z">
        <w:r>
          <w:rPr>
            <w:rFonts w:cs="Times New Roman"/>
            <w:color w:val="000000"/>
            <w:sz w:val="20"/>
            <w:szCs w:val="20"/>
          </w:rPr>
          <w:delText>.</w:delText>
        </w:r>
      </w:del>
      <w:ins w:id="1308" w:author="Unknown Author" w:date="2019-05-23T16:24:00Z">
        <w:r>
          <w:rPr>
            <w:rFonts w:cs="Times New Roman"/>
            <w:color w:val="000000"/>
            <w:sz w:val="20"/>
            <w:szCs w:val="20"/>
          </w:rPr>
          <w:t xml:space="preserve"> t</w:t>
        </w:r>
      </w:ins>
      <w:ins w:id="1309" w:author="Unknown Author" w:date="2019-05-23T16:23:00Z">
        <w:r>
          <w:rPr>
            <w:rFonts w:cs="Times New Roman"/>
            <w:color w:val="000000"/>
            <w:sz w:val="20"/>
            <w:szCs w:val="20"/>
          </w:rPr>
          <w:t>he optical properties of local mineral dust and algal cells were used to incorporated each of these impurities into the model individually.</w:t>
        </w:r>
      </w:ins>
    </w:p>
    <w:p>
      <w:pPr>
        <w:pStyle w:val="Normal"/>
        <w:spacing w:lineRule="auto" w:line="360"/>
        <w:rPr>
          <w:rFonts w:cs="Times New Roman"/>
          <w:color w:val="000000"/>
          <w:del w:id="1312" w:author="Unknown Author" w:date="2019-06-03T13:17:00Z"/>
          <w:sz w:val="20"/>
          <w:szCs w:val="20"/>
        </w:rPr>
      </w:pPr>
      <w:del w:id="1311" w:author="Unknown Author" w:date="2019-06-03T13:17:00Z">
        <w:r>
          <w:rPr/>
        </w:r>
      </w:del>
    </w:p>
    <w:p>
      <w:pPr>
        <w:pStyle w:val="Normal"/>
        <w:spacing w:lineRule="auto" w:line="360"/>
        <w:rPr>
          <w:rFonts w:cs="Times New Roman"/>
          <w:color w:val="000000"/>
          <w:del w:id="1342" w:author="Unknown Author" w:date="2019-06-30T08:57:00Z"/>
          <w:sz w:val="20"/>
          <w:szCs w:val="20"/>
        </w:rPr>
      </w:pPr>
      <w:del w:id="1313" w:author="Unknown Author" w:date="2019-05-23T16:24:00Z">
        <w:r>
          <w:rPr>
            <w:rFonts w:cs="Times New Roman"/>
            <w:color w:val="000000"/>
            <w:sz w:val="20"/>
            <w:szCs w:val="20"/>
          </w:rPr>
          <w:delText xml:space="preserve">To determine the optical properties of the mineral dust, organic matter was chemically removed from field samples and the spectral reflectance of the cleaned minerals was measured using a spectrometer and integrating sphere, providing a target spectrum for the DISORT radiative transfer model, thereby enabling the spectral complex refractive index of the minerals (Fig </w:delText>
        </w:r>
      </w:del>
      <w:del w:id="1314" w:author="Unknown Author" w:date="2019-05-21T07:31:00Z">
        <w:r>
          <w:rPr>
            <w:rFonts w:cs="Times New Roman"/>
            <w:color w:val="000000"/>
            <w:sz w:val="20"/>
            <w:szCs w:val="20"/>
          </w:rPr>
          <w:delText>2</w:delText>
        </w:r>
      </w:del>
      <w:del w:id="1315" w:author="Unknown Author" w:date="2019-05-23T16:24:00Z">
        <w:r>
          <w:rPr>
            <w:rFonts w:cs="Times New Roman"/>
            <w:color w:val="000000"/>
            <w:sz w:val="20"/>
            <w:szCs w:val="20"/>
          </w:rPr>
          <w:delText xml:space="preserve"> B) to be estimated following Skiles et al., (2017). Given the measured mineral dust </w:delText>
        </w:r>
      </w:del>
      <w:del w:id="1316" w:author="Unknown Author" w:date="2019-05-10T10:45:00Z">
        <w:r>
          <w:rPr>
            <w:rFonts w:cs="Times New Roman"/>
            <w:color w:val="000000"/>
            <w:sz w:val="20"/>
            <w:szCs w:val="20"/>
          </w:rPr>
          <w:delText>particle size distribution (</w:delText>
        </w:r>
      </w:del>
      <w:del w:id="1317" w:author="Unknown Author" w:date="2019-05-23T16:24:00Z">
        <w:r>
          <w:rPr>
            <w:rFonts w:cs="Times New Roman"/>
            <w:color w:val="000000"/>
            <w:sz w:val="20"/>
            <w:szCs w:val="20"/>
          </w:rPr>
          <w:delText>PSD</w:delText>
        </w:r>
      </w:del>
      <w:del w:id="1318" w:author="Unknown Author" w:date="2019-05-10T10:45:00Z">
        <w:r>
          <w:rPr>
            <w:rFonts w:cs="Times New Roman"/>
            <w:color w:val="000000"/>
            <w:sz w:val="20"/>
            <w:szCs w:val="20"/>
          </w:rPr>
          <w:delText>,</w:delText>
        </w:r>
      </w:del>
      <w:del w:id="1319" w:author="Unknown Author" w:date="2019-05-23T16:24:00Z">
        <w:r>
          <w:rPr>
            <w:rFonts w:cs="Times New Roman"/>
            <w:color w:val="000000"/>
            <w:sz w:val="20"/>
            <w:szCs w:val="20"/>
          </w:rPr>
          <w:delText xml:space="preserve"> Supp Info 1E), this enabled the optical properties of the bulk mixture of mineral dust to be calculated using Mie theory.</w:delText>
        </w:r>
      </w:del>
      <w:r>
        <w:rPr>
          <w:rFonts w:cs="Times New Roman"/>
          <w:color w:val="000000"/>
          <w:sz w:val="20"/>
          <w:szCs w:val="20"/>
          <w:rPrChange w:id="0" w:author="Unknown Author" w:date="2019-06-18T15:32:00Z"/>
        </w:rPr>
        <w:t xml:space="preserve"> </w:t>
      </w:r>
      <w:del w:id="1321" w:author="Unknown Author" w:date="2019-07-01T13:30:00Z">
        <w:r>
          <w:rPr>
            <w:rFonts w:cs="Times New Roman"/>
            <w:color w:val="000000"/>
            <w:sz w:val="20"/>
            <w:szCs w:val="20"/>
          </w:rPr>
          <w:delText>The minerals were much more reflective than those measured by Skiles et al. (2017) from snow in Colorado.</w:delText>
        </w:r>
      </w:del>
      <w:ins w:id="1322" w:author="Unknown Author" w:date="2019-06-03T13:19:00Z">
        <w:r>
          <w:rPr>
            <w:rFonts w:cs="Times New Roman"/>
            <w:color w:val="000000"/>
            <w:sz w:val="20"/>
            <w:szCs w:val="20"/>
          </w:rPr>
          <w:t xml:space="preserve"> The imaginary refractive index of the mineral dust sample (Fig 3C) was lower than Skiles et al’s (2017) dust samples and the other dust samples included in our sensitivity study, indicating a greater prevalence of weakly absorbing minerals and scarcity of red minerals in the bare-ice.</w:t>
        </w:r>
      </w:ins>
      <w:ins w:id="1323" w:author="Unknown Author" w:date="2019-06-09T16:03:00Z">
        <w:r>
          <w:rPr>
            <w:rFonts w:cs="Times New Roman"/>
            <w:color w:val="000000"/>
            <w:sz w:val="20"/>
            <w:szCs w:val="20"/>
          </w:rPr>
          <w:t xml:space="preserve"> </w:t>
        </w:r>
      </w:ins>
      <w:del w:id="1324" w:author="Unknown Author" w:date="2019-06-09T16:06:00Z">
        <w:r>
          <w:rPr>
            <w:rFonts w:cs="Times New Roman"/>
            <w:color w:val="000000"/>
            <w:sz w:val="20"/>
            <w:szCs w:val="20"/>
            <w:highlight w:val="yellow"/>
          </w:rPr>
          <w:delText xml:space="preserve"> </w:delText>
        </w:r>
      </w:del>
      <w:ins w:id="1325" w:author="Unknown Author" w:date="2019-07-01T13:30:00Z">
        <w:r>
          <w:rPr>
            <w:rFonts w:cs="Times New Roman"/>
            <w:color w:val="000000"/>
            <w:sz w:val="20"/>
            <w:szCs w:val="20"/>
          </w:rPr>
          <w:t>The mass absorption coefficient, asymmetry parameter and single scattering albedo (Fig 4 B, C, D) were broadly comparable to those of Skiles et al.’s (2017) finest dust sample which had a log-normal PSD with diameters ranging between 0.1 and 1μm (that sample was identical to the dust sample F1 included in this study).</w:t>
        </w:r>
      </w:ins>
      <w:ins w:id="1326" w:author="Unknown Author" w:date="2019-07-01T13:31:00Z">
        <w:r>
          <w:rPr>
            <w:rFonts w:cs="Times New Roman"/>
            <w:color w:val="000000"/>
            <w:sz w:val="20"/>
            <w:szCs w:val="20"/>
          </w:rPr>
          <w:t xml:space="preserve"> </w:t>
        </w:r>
      </w:ins>
      <w:r>
        <w:rPr>
          <w:rFonts w:cs="Times New Roman"/>
          <w:color w:val="000000"/>
          <w:sz w:val="20"/>
          <w:szCs w:val="20"/>
          <w:rPrChange w:id="0" w:author="Unknown Author" w:date="2019-06-30T08:57:00Z"/>
        </w:rPr>
        <w:t xml:space="preserve">The majority of the mineral mass </w:t>
      </w:r>
      <w:ins w:id="1328" w:author="Unknown Author" w:date="2019-07-01T13:18:00Z">
        <w:r>
          <w:rPr>
            <w:rFonts w:cs="Times New Roman"/>
            <w:color w:val="000000"/>
            <w:sz w:val="20"/>
            <w:szCs w:val="20"/>
          </w:rPr>
          <w:t xml:space="preserve">in the field sample </w:t>
        </w:r>
      </w:ins>
      <w:r>
        <w:rPr>
          <w:rFonts w:cs="Times New Roman"/>
          <w:color w:val="000000"/>
          <w:sz w:val="20"/>
          <w:szCs w:val="20"/>
          <w:rPrChange w:id="0" w:author="Unknown Author" w:date="2019-06-30T08:57:00Z"/>
        </w:rPr>
        <w:t xml:space="preserve">was </w:t>
      </w:r>
      <w:del w:id="1330" w:author="Unknown Author" w:date="2019-07-01T13:18:00Z">
        <w:r>
          <w:rPr>
            <w:rFonts w:cs="Times New Roman"/>
            <w:color w:val="000000"/>
            <w:sz w:val="20"/>
            <w:szCs w:val="20"/>
          </w:rPr>
          <w:delText>made up</w:delText>
        </w:r>
      </w:del>
      <w:ins w:id="1331" w:author="Unknown Author" w:date="2019-07-01T13:18:00Z">
        <w:r>
          <w:rPr>
            <w:rFonts w:cs="Times New Roman"/>
            <w:color w:val="000000"/>
            <w:sz w:val="20"/>
            <w:szCs w:val="20"/>
          </w:rPr>
          <w:t>composed</w:t>
        </w:r>
      </w:ins>
      <w:r>
        <w:rPr>
          <w:rFonts w:cs="Times New Roman"/>
          <w:color w:val="000000"/>
          <w:sz w:val="20"/>
          <w:szCs w:val="20"/>
          <w:rPrChange w:id="0" w:author="Unknown Author" w:date="2019-06-30T08:57:00Z"/>
        </w:rPr>
        <w:t xml:space="preserve"> of very small particles</w:t>
      </w:r>
      <w:ins w:id="1333" w:author="Unknown Author" w:date="2019-07-01T08:45:00Z">
        <w:r>
          <w:rPr>
            <w:rFonts w:cs="Times New Roman"/>
            <w:color w:val="000000"/>
            <w:sz w:val="20"/>
            <w:szCs w:val="20"/>
          </w:rPr>
          <w:t xml:space="preserve"> (Fig 4A)</w:t>
        </w:r>
      </w:ins>
      <w:ins w:id="1334" w:author="Unknown Author" w:date="2019-05-23T16:25:00Z">
        <w:r>
          <w:rPr>
            <w:rFonts w:cs="Times New Roman"/>
            <w:color w:val="000000"/>
            <w:sz w:val="20"/>
            <w:szCs w:val="20"/>
          </w:rPr>
          <w:t xml:space="preserve">, and an optically thick layer of the minerals had a </w:t>
        </w:r>
      </w:ins>
      <w:ins w:id="1335" w:author="Unknown Author" w:date="2019-06-03T13:17:00Z">
        <w:r>
          <w:rPr>
            <w:rFonts w:cs="Times New Roman"/>
            <w:color w:val="000000"/>
            <w:sz w:val="20"/>
            <w:szCs w:val="20"/>
          </w:rPr>
          <w:t>near-white</w:t>
        </w:r>
      </w:ins>
      <w:ins w:id="1336" w:author="Unknown Author" w:date="2019-05-23T16:26:00Z">
        <w:r>
          <w:rPr>
            <w:rFonts w:cs="Times New Roman"/>
            <w:color w:val="000000"/>
            <w:sz w:val="20"/>
            <w:szCs w:val="20"/>
          </w:rPr>
          <w:t xml:space="preserve"> colour to the naked eye</w:t>
        </w:r>
      </w:ins>
      <w:r>
        <w:rPr>
          <w:rFonts w:cs="Times New Roman"/>
          <w:color w:val="000000"/>
          <w:sz w:val="20"/>
          <w:szCs w:val="20"/>
          <w:rPrChange w:id="0" w:author="Unknown Author" w:date="2019-06-30T08:57:00Z"/>
        </w:rPr>
        <w:t xml:space="preserve">. While the mean diameter was 1.86 μm, this was influenced by the presence of </w:t>
      </w:r>
      <w:del w:id="1338" w:author="Unknown Author" w:date="2019-05-23T16:25:00Z">
        <w:r>
          <w:rPr>
            <w:rFonts w:cs="Times New Roman"/>
            <w:color w:val="000000"/>
            <w:sz w:val="20"/>
            <w:szCs w:val="20"/>
            <w:highlight w:val="yellow"/>
          </w:rPr>
          <w:delText>infrequent</w:delText>
        </w:r>
      </w:del>
      <w:ins w:id="1339" w:author="Unknown Author" w:date="2019-05-23T16:25:00Z">
        <w:r>
          <w:rPr>
            <w:rFonts w:cs="Times New Roman"/>
            <w:color w:val="000000"/>
            <w:sz w:val="20"/>
            <w:szCs w:val="20"/>
          </w:rPr>
          <w:t>a few</w:t>
        </w:r>
      </w:ins>
      <w:r>
        <w:rPr>
          <w:rFonts w:cs="Times New Roman"/>
          <w:color w:val="000000"/>
          <w:sz w:val="20"/>
          <w:szCs w:val="20"/>
          <w:rPrChange w:id="0" w:author="Unknown Author" w:date="2019-06-30T08:57:00Z"/>
        </w:rPr>
        <w:t xml:space="preserve"> very large fragments. 75% of the particles had diameter &lt; 1.68 μm, and 50% had diameter &lt; 0.56 μm.</w:t>
      </w:r>
      <w:ins w:id="1341" w:author="Unknown Author" w:date="2019-06-30T08:57:00Z">
        <w:r>
          <w:rPr>
            <w:rFonts w:cs="Times New Roman"/>
            <w:color w:val="000000"/>
            <w:sz w:val="20"/>
            <w:szCs w:val="20"/>
          </w:rPr>
          <w:t xml:space="preserve"> </w:t>
        </w:r>
      </w:ins>
    </w:p>
    <w:p>
      <w:pPr>
        <w:pStyle w:val="Normal"/>
        <w:spacing w:lineRule="auto" w:line="360"/>
        <w:rPr>
          <w:rFonts w:cs="Times New Roman"/>
          <w:color w:val="000000"/>
          <w:del w:id="1345" w:author="Unknown Author" w:date="2019-06-09T16:06:00Z"/>
          <w:sz w:val="20"/>
          <w:szCs w:val="20"/>
        </w:rPr>
      </w:pPr>
      <w:del w:id="1343" w:author="Unknown Author" w:date="2019-06-03T13:18:00Z">
        <w:r>
          <w:rPr>
            <w:rFonts w:cs="Times New Roman"/>
            <w:color w:val="000000"/>
            <w:sz w:val="20"/>
            <w:szCs w:val="20"/>
          </w:rPr>
          <w:delText xml:space="preserve"> </w:delText>
        </w:r>
      </w:del>
      <w:del w:id="1344" w:author="Unknown Author" w:date="2019-06-03T13:18:00Z">
        <w:r>
          <w:rPr>
            <w:rFonts w:cs="Times New Roman"/>
            <w:color w:val="000000"/>
            <w:sz w:val="20"/>
            <w:szCs w:val="20"/>
          </w:rPr>
          <w:delText>The optical properties of glacier algae were calculated using empirical measurements of pigment mass fractions from field samples, an empirically derived absorption spectrum for the purpurogallin-like phenolic pigment, a pigment mixing model (adapted from Cook et al. 2017a,b), a measured size distribution and a geometrical optics code that assumes chains of cells to be circular cylinders, after Lee and Pilon (2013).</w:delText>
        </w:r>
      </w:del>
    </w:p>
    <w:p>
      <w:pPr>
        <w:pStyle w:val="Normal"/>
        <w:spacing w:lineRule="auto" w:line="360"/>
        <w:rPr>
          <w:rFonts w:cs="Times New Roman"/>
          <w:color w:val="000000"/>
          <w:del w:id="1347" w:author="Unknown Author" w:date="2019-06-30T08:57:00Z"/>
          <w:sz w:val="20"/>
          <w:szCs w:val="20"/>
        </w:rPr>
      </w:pPr>
      <w:del w:id="1346" w:author="Unknown Author" w:date="2019-06-30T08:57:00Z">
        <w:r>
          <w:rPr/>
        </w:r>
      </w:del>
    </w:p>
    <w:p>
      <w:pPr>
        <w:pStyle w:val="Normal"/>
        <w:spacing w:lineRule="auto" w:line="360"/>
        <w:rPr/>
      </w:pPr>
      <w:r>
        <w:rPr>
          <w:rFonts w:cs="Times New Roman"/>
          <w:color w:val="000000"/>
          <w:sz w:val="20"/>
          <w:szCs w:val="20"/>
          <w:rPrChange w:id="0" w:author="Unknown Author" w:date="2019-06-30T09:24:00Z"/>
        </w:rPr>
        <w:t>The effect of adding</w:t>
      </w:r>
      <w:ins w:id="1349" w:author="Unknown Author" w:date="2019-06-30T08:57:00Z">
        <w:r>
          <w:rPr>
            <w:rFonts w:cs="Times New Roman"/>
            <w:color w:val="000000"/>
            <w:sz w:val="20"/>
            <w:szCs w:val="20"/>
          </w:rPr>
          <w:t xml:space="preserve"> these</w:t>
        </w:r>
      </w:ins>
      <w:r>
        <w:rPr>
          <w:rFonts w:cs="Times New Roman"/>
          <w:color w:val="000000"/>
          <w:sz w:val="20"/>
          <w:szCs w:val="20"/>
          <w:rPrChange w:id="0" w:author="Unknown Author" w:date="2019-06-30T09:24:00Z"/>
        </w:rPr>
        <w:t xml:space="preserve"> local mineral dust to a simulated ice column </w:t>
      </w:r>
      <w:ins w:id="1351" w:author="Unknown Author" w:date="2019-06-09T16:09:00Z">
        <w:r>
          <w:rPr>
            <w:rFonts w:cs="Times New Roman"/>
            <w:color w:val="000000"/>
            <w:sz w:val="20"/>
            <w:szCs w:val="20"/>
          </w:rPr>
          <w:t xml:space="preserve">varied depending upon </w:t>
        </w:r>
      </w:ins>
      <w:ins w:id="1352" w:author="Unknown Author" w:date="2019-06-09T16:08:00Z">
        <w:r>
          <w:rPr>
            <w:rFonts w:cs="Times New Roman"/>
            <w:color w:val="000000"/>
            <w:sz w:val="20"/>
            <w:szCs w:val="20"/>
          </w:rPr>
          <w:t xml:space="preserve">the dust sample used (Fig 3B). </w:t>
        </w:r>
      </w:ins>
      <w:ins w:id="1353" w:author="Unknown Author" w:date="2019-06-09T16:10:00Z">
        <w:r>
          <w:rPr>
            <w:rFonts w:cs="Times New Roman"/>
            <w:color w:val="000000"/>
            <w:sz w:val="20"/>
            <w:szCs w:val="20"/>
          </w:rPr>
          <w:t xml:space="preserve">For example, adding a hypothetical 300 </w:t>
        </w:r>
      </w:ins>
      <w:ins w:id="1354" w:author="Unknown Author" w:date="2019-06-09T16:10:00Z">
        <w:r>
          <w:rPr>
            <w:rFonts w:eastAsia="Calibri" w:cs="Times New Roman"/>
            <w:color w:val="000000"/>
            <w:position w:val="0"/>
            <w:sz w:val="20"/>
            <w:sz w:val="20"/>
            <w:szCs w:val="20"/>
            <w:vertAlign w:val="baseline"/>
          </w:rPr>
          <w:t>µ</w:t>
        </w:r>
      </w:ins>
      <w:ins w:id="1355" w:author="Unknown Author" w:date="2019-06-09T16:10:00Z">
        <w:r>
          <w:rPr>
            <w:rFonts w:cs="Times New Roman"/>
            <w:color w:val="000000"/>
            <w:sz w:val="20"/>
            <w:szCs w:val="20"/>
          </w:rPr>
          <w:t xml:space="preserve">g/g of mineral dust to the upper 1 mm of ice caused a small increase in albedo (0.008) relative to clean ice. This was also the case for dusts F1 and F2, which caused an albedo increase of 0.01 and 0.002 respectively. The same mass mixing ratio of the P1, P2 and P3 dusts caused a small albedo reduction: 0.0005 (P1), 0.003 (P2) and 0.01 (P3). In contrast, adding 300 </w:t>
        </w:r>
      </w:ins>
      <w:ins w:id="1356" w:author="Unknown Author" w:date="2019-06-09T16:10:00Z">
        <w:r>
          <w:rPr>
            <w:rFonts w:eastAsia="Calibri" w:cs="Times New Roman"/>
            <w:color w:val="000000"/>
            <w:position w:val="0"/>
            <w:sz w:val="20"/>
            <w:sz w:val="20"/>
            <w:szCs w:val="20"/>
            <w:vertAlign w:val="baseline"/>
          </w:rPr>
          <w:t>µ</w:t>
        </w:r>
      </w:ins>
      <w:ins w:id="1357" w:author="Unknown Author" w:date="2019-06-09T16:10:00Z">
        <w:r>
          <w:rPr>
            <w:rFonts w:cs="Times New Roman"/>
            <w:color w:val="000000"/>
            <w:sz w:val="20"/>
            <w:szCs w:val="20"/>
          </w:rPr>
          <w:t>g/g of algae decreased the albedo by 0.02</w:t>
        </w:r>
      </w:ins>
      <w:del w:id="1358" w:author="Unknown Author" w:date="2019-06-09T16:15:00Z">
        <w:r>
          <w:rPr>
            <w:rFonts w:cs="Times New Roman"/>
            <w:color w:val="000000"/>
            <w:sz w:val="20"/>
            <w:szCs w:val="20"/>
            <w:highlight w:val="yellow"/>
          </w:rPr>
          <w:delText xml:space="preserve">was a small increase in broadband albedo (Fig </w:delText>
        </w:r>
      </w:del>
      <w:del w:id="1359" w:author="Unknown Author" w:date="2019-05-21T07:31:00Z">
        <w:r>
          <w:rPr>
            <w:rFonts w:cs="Times New Roman"/>
            <w:color w:val="000000"/>
            <w:sz w:val="20"/>
            <w:szCs w:val="20"/>
            <w:highlight w:val="yellow"/>
          </w:rPr>
          <w:delText>2</w:delText>
        </w:r>
      </w:del>
      <w:del w:id="1360" w:author="Unknown Author" w:date="2019-06-09T16:15:00Z">
        <w:r>
          <w:rPr>
            <w:rFonts w:cs="Times New Roman"/>
            <w:color w:val="000000"/>
            <w:sz w:val="20"/>
            <w:szCs w:val="20"/>
            <w:highlight w:val="yellow"/>
          </w:rPr>
          <w:delText>C).</w:delText>
        </w:r>
      </w:del>
      <w:del w:id="1361" w:author="Unknown Author" w:date="2019-06-09T16:09:00Z">
        <w:r>
          <w:rPr>
            <w:rFonts w:cs="Times New Roman"/>
            <w:color w:val="000000"/>
            <w:sz w:val="20"/>
            <w:szCs w:val="20"/>
            <w:highlight w:val="yellow"/>
          </w:rPr>
          <w:delText xml:space="preserve"> In contrast, a</w:delText>
        </w:r>
      </w:del>
      <w:del w:id="1362" w:author="Unknown Author" w:date="2019-06-09T16:15:00Z">
        <w:r>
          <w:rPr>
            <w:rFonts w:cs="Times New Roman"/>
            <w:color w:val="000000"/>
            <w:sz w:val="20"/>
            <w:szCs w:val="20"/>
            <w:highlight w:val="yellow"/>
          </w:rPr>
          <w:delText>dding algal cells to the simulated ice caused an albedo reduction due to the enhanced absorption of incident light in the visible wavelengths. For example, adding a hypothetical 300</w:delText>
        </w:r>
      </w:del>
      <w:del w:id="1363" w:author="Unknown Author" w:date="2019-06-09T16:15:00Z">
        <w:r>
          <w:rPr>
            <w:rFonts w:cs="Times New Roman"/>
            <w:color w:val="000000"/>
            <w:sz w:val="20"/>
            <w:szCs w:val="20"/>
            <w:highlight w:val="yellow"/>
            <w:vertAlign w:val="superscript"/>
          </w:rPr>
          <w:delText xml:space="preserve"> </w:delText>
        </w:r>
      </w:del>
      <w:del w:id="1364" w:author="Unknown Author" w:date="2019-06-09T16:10:00Z">
        <w:r>
          <w:rPr>
            <w:rFonts w:eastAsia="Calibri" w:cs="Times New Roman"/>
            <w:color w:val="000000"/>
            <w:position w:val="0"/>
            <w:sz w:val="20"/>
            <w:sz w:val="20"/>
            <w:szCs w:val="20"/>
            <w:highlight w:val="yellow"/>
            <w:vertAlign w:val="baseline"/>
          </w:rPr>
          <w:delText>µ</w:delText>
        </w:r>
      </w:del>
      <w:del w:id="1365" w:author="Unknown Author" w:date="2019-06-09T16:10:00Z">
        <w:r>
          <w:rPr>
            <w:rFonts w:cs="Times New Roman"/>
            <w:color w:val="000000"/>
            <w:sz w:val="20"/>
            <w:szCs w:val="20"/>
            <w:highlight w:val="yellow"/>
            <w:vertAlign w:val="superscript"/>
          </w:rPr>
          <w:delText>g/g mineral dust increased the ice broadband albedo by 0.02, whereas the same mass mixing ratio of algal cells decreased the broadband albedo by 0.03.</w:delText>
        </w:r>
      </w:del>
      <w:ins w:id="1366" w:author="Unknown Author" w:date="2019-07-01T13:32:00Z">
        <w:r>
          <w:rPr>
            <w:rFonts w:cs="Times New Roman"/>
            <w:color w:val="000000"/>
            <w:position w:val="0"/>
            <w:sz w:val="20"/>
            <w:sz w:val="20"/>
            <w:szCs w:val="20"/>
            <w:vertAlign w:val="baseline"/>
          </w:rPr>
          <w:t>.</w:t>
        </w:r>
      </w:ins>
      <w:r>
        <w:rPr>
          <w:rFonts w:cs="Times New Roman"/>
          <w:color w:val="000000"/>
          <w:sz w:val="20"/>
          <w:szCs w:val="20"/>
          <w:rPrChange w:id="0" w:author="Unknown Author" w:date="2019-06-30T09:24:00Z"/>
        </w:rPr>
        <w:t xml:space="preserve"> </w:t>
      </w:r>
      <w:ins w:id="1368" w:author="Unknown Author" w:date="2019-07-01T07:50:00Z">
        <w:r>
          <w:rPr>
            <w:rFonts w:cs="Times New Roman"/>
            <w:color w:val="000000"/>
            <w:sz w:val="20"/>
            <w:szCs w:val="20"/>
          </w:rPr>
          <w:t xml:space="preserve">We present the albedo change resulting from 100, 300 and 500 ug/g mixing ratios of all the dust species </w:t>
        </w:r>
      </w:ins>
      <w:ins w:id="1369" w:author="Unknown Author" w:date="2019-07-01T07:51:00Z">
        <w:r>
          <w:rPr>
            <w:rFonts w:cs="Times New Roman"/>
            <w:color w:val="000000"/>
            <w:sz w:val="20"/>
            <w:szCs w:val="20"/>
          </w:rPr>
          <w:t xml:space="preserve">and glacier algae in our sensitivity study in Table 1. </w:t>
        </w:r>
      </w:ins>
      <w:ins w:id="1370" w:author="Unknown Author" w:date="2019-06-30T09:19:00Z">
        <w:r>
          <w:rPr>
            <w:rFonts w:cs="Times New Roman"/>
            <w:color w:val="000000"/>
            <w:sz w:val="20"/>
            <w:szCs w:val="20"/>
          </w:rPr>
          <w:t xml:space="preserve">There was no scenario where the addition of glacier algae could increase the albedo of the ice, and their albedo reducing effect always increased with additional biomass. </w:t>
        </w:r>
      </w:ins>
      <w:ins w:id="1371" w:author="Unknown Author" w:date="2019-06-09T17:26:00Z">
        <w:r>
          <w:rPr>
            <w:rFonts w:cs="Times New Roman"/>
            <w:color w:val="000000"/>
            <w:sz w:val="20"/>
            <w:szCs w:val="20"/>
          </w:rPr>
          <w:t>The albedo reduction due to hematite-rich mineral dusts is concentrated into the shorter VIS wavelengths</w:t>
        </w:r>
      </w:ins>
      <w:ins w:id="1372" w:author="Unknown Author" w:date="2019-06-09T17:27:00Z">
        <w:r>
          <w:rPr>
            <w:rFonts w:cs="Times New Roman"/>
            <w:color w:val="000000"/>
            <w:sz w:val="20"/>
            <w:szCs w:val="20"/>
          </w:rPr>
          <w:t xml:space="preserve">, as it is for algae. However, the spectral shape of ice with dust differs from ice with algae. For hematite-rich dust, the ice albedo increases with wavelength up to 0.70 </w:t>
        </w:r>
      </w:ins>
      <w:ins w:id="1373" w:author="Unknown Author" w:date="2019-06-09T17:27:00Z">
        <w:r>
          <w:rPr>
            <w:rFonts w:eastAsia="Calibri" w:cs="Times New Roman"/>
            <w:color w:val="000000"/>
            <w:position w:val="0"/>
            <w:sz w:val="20"/>
            <w:sz w:val="20"/>
            <w:szCs w:val="20"/>
            <w:vertAlign w:val="baseline"/>
          </w:rPr>
          <w:t>µm</w:t>
        </w:r>
      </w:ins>
      <w:ins w:id="1374" w:author="Unknown Author" w:date="2019-06-09T17:27:00Z">
        <w:r>
          <w:rPr>
            <w:rFonts w:cs="Times New Roman"/>
            <w:color w:val="000000"/>
            <w:sz w:val="20"/>
            <w:szCs w:val="20"/>
          </w:rPr>
          <w:t xml:space="preserve">; for algae, the spectrum is </w:t>
        </w:r>
      </w:ins>
      <w:ins w:id="1375" w:author="Unknown Author" w:date="2019-06-09T17:29:00Z">
        <w:r>
          <w:rPr>
            <w:rFonts w:cs="Times New Roman"/>
            <w:color w:val="000000"/>
            <w:sz w:val="20"/>
            <w:szCs w:val="20"/>
          </w:rPr>
          <w:t xml:space="preserve">much flatter or even downsloping with increasing wavelength between 0.35 and 0.45 </w:t>
        </w:r>
      </w:ins>
      <w:ins w:id="1376" w:author="Unknown Author" w:date="2019-06-09T17:29:00Z">
        <w:r>
          <w:rPr>
            <w:rFonts w:eastAsia="Calibri" w:cs="Times New Roman"/>
            <w:color w:val="000000"/>
            <w:position w:val="0"/>
            <w:sz w:val="20"/>
            <w:sz w:val="20"/>
            <w:szCs w:val="20"/>
            <w:vertAlign w:val="baseline"/>
          </w:rPr>
          <w:t>µm before rising steeply to the “chlorophyll-a bump” at 0.55 µm, and a gentle increase to 0.70 µm.</w:t>
        </w:r>
      </w:ins>
      <w:ins w:id="1377" w:author="Unknown Author" w:date="2019-06-09T17:29:00Z">
        <w:r>
          <w:rPr>
            <w:rFonts w:cs="Times New Roman"/>
            <w:color w:val="000000"/>
            <w:sz w:val="20"/>
            <w:szCs w:val="20"/>
          </w:rPr>
          <w:t xml:space="preserve"> </w:t>
        </w:r>
      </w:ins>
      <w:ins w:id="1378" w:author="Unknown Author" w:date="2019-06-09T17:32:00Z">
        <w:r>
          <w:rPr>
            <w:rFonts w:cs="Times New Roman"/>
            <w:color w:val="000000"/>
            <w:sz w:val="20"/>
            <w:szCs w:val="20"/>
          </w:rPr>
          <w:t>These spectral fe</w:t>
        </w:r>
      </w:ins>
      <w:ins w:id="1379" w:author="Unknown Author" w:date="2019-06-09T17:33:00Z">
        <w:r>
          <w:rPr>
            <w:rFonts w:cs="Times New Roman"/>
            <w:color w:val="000000"/>
            <w:sz w:val="20"/>
            <w:szCs w:val="20"/>
          </w:rPr>
          <w:t xml:space="preserve">atures are consistent with our field spectra for algal ice, and can only be recreated in the radiative transfer model when algal particles make up the majority of the </w:t>
        </w:r>
      </w:ins>
      <w:ins w:id="1380" w:author="Unknown Author" w:date="2019-06-09T17:34:00Z">
        <w:r>
          <w:rPr>
            <w:rFonts w:cs="Times New Roman"/>
            <w:color w:val="000000"/>
            <w:sz w:val="20"/>
            <w:szCs w:val="20"/>
          </w:rPr>
          <w:t xml:space="preserve">surface impurity load. </w:t>
        </w:r>
      </w:ins>
    </w:p>
    <w:p>
      <w:pPr>
        <w:pStyle w:val="Normal"/>
        <w:spacing w:lineRule="auto" w:line="360"/>
        <w:rPr>
          <w:rFonts w:cs="Times New Roman"/>
          <w:color w:val="000000"/>
          <w:ins w:id="1382" w:author="Unknown Author" w:date="2019-06-30T09:02:00Z"/>
          <w:sz w:val="20"/>
          <w:szCs w:val="20"/>
          <w:highlight w:val="yellow"/>
        </w:rPr>
      </w:pPr>
      <w:ins w:id="1381" w:author="Unknown Author" w:date="2019-06-30T09:02:00Z">
        <w:r>
          <w:rPr>
            <w:rFonts w:cs="Times New Roman"/>
            <w:color w:val="000000"/>
            <w:sz w:val="20"/>
            <w:szCs w:val="20"/>
            <w:highlight w:val="yellow"/>
          </w:rPr>
        </w:r>
      </w:ins>
    </w:p>
    <w:p>
      <w:pPr>
        <w:pStyle w:val="Normal"/>
        <w:spacing w:lineRule="auto" w:line="360"/>
        <w:rPr/>
      </w:pPr>
      <w:del w:id="1383" w:author="Unknown Author" w:date="2019-06-09T18:34:00Z">
        <w:r>
          <w:rPr>
            <w:rFonts w:cs="Times New Roman"/>
            <w:color w:val="000000"/>
            <w:sz w:val="20"/>
            <w:szCs w:val="20"/>
            <w:highlight w:val="yellow"/>
          </w:rPr>
          <w:delText xml:space="preserve">This mass mixing ratio was chosen to be within the range of cell masses measured in our field samples for algal ice with the cells concentrated into the upper 1 mm of ice to match our observations. </w:delText>
        </w:r>
      </w:del>
      <w:del w:id="1384" w:author="Unknown Author" w:date="2019-06-09T18:09:00Z">
        <w:r>
          <w:rPr>
            <w:rFonts w:cs="Times New Roman"/>
            <w:color w:val="000000"/>
            <w:sz w:val="20"/>
            <w:szCs w:val="20"/>
            <w:highlight w:val="yellow"/>
          </w:rPr>
          <w:delText>The increase in albedo caused by the addition of mineral dust may seem like a surprising result, but the ice itself had a relatively low albedo due to having a long absorbing path length (our simulated ice column had ice grains with diameter 3 - 10 mm) and the local mineral dust particles were sufficiently small, weakly absorbing and strongly scattering that their overall effect was to increase the light scattered skywards by the ice.</w:delText>
        </w:r>
      </w:del>
      <w:del w:id="1385" w:author="Unknown Author" w:date="2019-06-30T09:21:00Z">
        <w:r>
          <w:rPr>
            <w:rFonts w:cs="Times New Roman"/>
            <w:color w:val="000000"/>
            <w:sz w:val="20"/>
            <w:szCs w:val="20"/>
            <w:highlight w:val="yellow"/>
          </w:rPr>
          <w:delText xml:space="preserve"> </w:delText>
        </w:r>
      </w:del>
      <w:del w:id="1386" w:author="Unknown Author" w:date="2019-06-09T16:30:00Z">
        <w:r>
          <w:rPr>
            <w:rFonts w:cs="Times New Roman"/>
            <w:color w:val="000000"/>
            <w:sz w:val="20"/>
            <w:szCs w:val="20"/>
            <w:highlight w:val="yellow"/>
          </w:rPr>
          <w:delText xml:space="preserve">In simulations with smaller ice grain radii (400 </w:delText>
        </w:r>
      </w:del>
      <w:del w:id="1387" w:author="Unknown Author" w:date="2019-06-09T16:30:00Z">
        <w:r>
          <w:rPr>
            <w:rFonts w:eastAsia="Calibri" w:cs="Times New Roman"/>
            <w:color w:val="000000"/>
            <w:position w:val="0"/>
            <w:sz w:val="20"/>
            <w:sz w:val="20"/>
            <w:szCs w:val="20"/>
            <w:highlight w:val="yellow"/>
            <w:vertAlign w:val="baseline"/>
          </w:rPr>
          <w:delText>µm</w:delText>
        </w:r>
      </w:del>
      <w:del w:id="1388" w:author="Unknown Author" w:date="2019-06-09T16:30:00Z">
        <w:r>
          <w:rPr>
            <w:rFonts w:cs="Times New Roman"/>
            <w:color w:val="000000"/>
            <w:sz w:val="20"/>
            <w:szCs w:val="20"/>
            <w:highlight w:val="yellow"/>
          </w:rPr>
          <w:delText xml:space="preserve"> radii snow grains) and therefore higher initial albedo, the addition of 300 </w:delText>
        </w:r>
      </w:del>
      <w:del w:id="1389" w:author="Unknown Author" w:date="2019-06-09T16:30:00Z">
        <w:bookmarkStart w:id="7" w:name="__DdeLink__7232_1091268966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
        <w:r>
          <w:rPr>
            <w:rFonts w:eastAsia="Calibri" w:cs="Times New Roman"/>
            <w:color w:val="000000"/>
            <w:position w:val="0"/>
            <w:sz w:val="20"/>
            <w:sz w:val="20"/>
            <w:szCs w:val="20"/>
            <w:highlight w:val="yellow"/>
            <w:vertAlign w:val="baseline"/>
          </w:rPr>
          <w:delText>µg/g</w:delText>
        </w:r>
      </w:del>
      <w:del w:id="1390" w:author="Unknown Author" w:date="2019-06-09T16:30:00Z">
        <w:bookmarkEnd w:id="7"/>
        <w:r>
          <w:rPr>
            <w:rFonts w:eastAsia="Calibri" w:cs="Times New Roman"/>
            <w:color w:val="000000"/>
            <w:position w:val="0"/>
            <w:sz w:val="20"/>
            <w:sz w:val="20"/>
            <w:szCs w:val="20"/>
            <w:highlight w:val="yellow"/>
            <w:vertAlign w:val="baseline"/>
          </w:rPr>
          <w:delText xml:space="preserve"> mineral dust had negligible effect (&lt; 0.001)</w:delText>
        </w:r>
      </w:del>
      <w:del w:id="1391" w:author="Unknown Author" w:date="2019-06-09T16:30:00Z">
        <w:r>
          <w:rPr>
            <w:rFonts w:cs="Times New Roman"/>
            <w:color w:val="000000"/>
            <w:sz w:val="20"/>
            <w:szCs w:val="20"/>
            <w:highlight w:val="yellow"/>
          </w:rPr>
          <w:delText xml:space="preserve"> whereas 300 </w:delText>
        </w:r>
      </w:del>
      <w:del w:id="1392" w:author="Unknown Author" w:date="2019-06-09T16:30:00Z">
        <w:r>
          <w:rPr>
            <w:rFonts w:eastAsia="Calibri" w:cs="Times New Roman"/>
            <w:color w:val="000000"/>
            <w:position w:val="0"/>
            <w:sz w:val="20"/>
            <w:sz w:val="20"/>
            <w:szCs w:val="20"/>
            <w:highlight w:val="yellow"/>
            <w:vertAlign w:val="baseline"/>
          </w:rPr>
          <w:delText>µg/g algae still reduced the albedo by &gt; 0.02</w:delText>
        </w:r>
      </w:del>
      <w:del w:id="1393" w:author="Unknown Author" w:date="2019-06-09T16:30:00Z">
        <w:r>
          <w:rPr>
            <w:rFonts w:cs="Times New Roman"/>
            <w:color w:val="000000"/>
            <w:sz w:val="20"/>
            <w:szCs w:val="20"/>
            <w:highlight w:val="yellow"/>
          </w:rPr>
          <w:delText xml:space="preserve">. </w:delText>
        </w:r>
      </w:del>
      <w:r>
        <w:rPr>
          <w:rFonts w:cs="Times New Roman"/>
          <w:color w:val="000000"/>
          <w:sz w:val="20"/>
          <w:szCs w:val="20"/>
          <w:rPrChange w:id="0" w:author="Unknown Author" w:date="2019-06-18T15:32:00Z"/>
        </w:rPr>
        <w:t>These</w:t>
      </w:r>
      <w:ins w:id="1395" w:author="Unknown Author" w:date="2019-06-09T18:12:00Z">
        <w:r>
          <w:rPr>
            <w:rFonts w:cs="Times New Roman"/>
            <w:color w:val="000000"/>
            <w:sz w:val="20"/>
            <w:szCs w:val="20"/>
          </w:rPr>
          <w:t xml:space="preserve"> radiative transfer</w:t>
        </w:r>
      </w:ins>
      <w:r>
        <w:rPr>
          <w:rFonts w:cs="Times New Roman"/>
          <w:color w:val="000000"/>
          <w:sz w:val="20"/>
          <w:szCs w:val="20"/>
          <w:rPrChange w:id="0" w:author="Unknown Author" w:date="2019-06-18T15:32:00Z"/>
        </w:rPr>
        <w:t xml:space="preserve"> simulations indicate that mineral dust is </w:t>
      </w:r>
      <w:ins w:id="1397" w:author="Unknown Author" w:date="2019-06-09T16:30:00Z">
        <w:r>
          <w:rPr>
            <w:rFonts w:cs="Times New Roman"/>
            <w:color w:val="000000"/>
            <w:sz w:val="20"/>
            <w:szCs w:val="20"/>
          </w:rPr>
          <w:t>unlikely to be</w:t>
        </w:r>
      </w:ins>
      <w:del w:id="1398" w:author="Unknown Author" w:date="2019-06-09T16:30:00Z">
        <w:r>
          <w:rPr>
            <w:rFonts w:cs="Times New Roman"/>
            <w:color w:val="000000"/>
            <w:sz w:val="20"/>
            <w:szCs w:val="20"/>
          </w:rPr>
          <w:delText>not</w:delText>
        </w:r>
      </w:del>
      <w:r>
        <w:rPr>
          <w:rFonts w:cs="Times New Roman"/>
          <w:color w:val="000000"/>
          <w:sz w:val="20"/>
          <w:szCs w:val="20"/>
          <w:rPrChange w:id="0" w:author="Unknown Author" w:date="2019-06-18T15:32:00Z"/>
        </w:rPr>
        <w:t xml:space="preserve"> directly causing the albedo decline on the GrIS, although they may influence the ice albedo indirectly by acting as substrates for the formation of low</w:t>
      </w:r>
      <w:ins w:id="1400" w:author="Unknown Author" w:date="2019-06-12T18:31:00Z">
        <w:r>
          <w:rPr>
            <w:rFonts w:cs="Times New Roman"/>
            <w:color w:val="000000"/>
            <w:sz w:val="20"/>
            <w:szCs w:val="20"/>
          </w:rPr>
          <w:t>-</w:t>
        </w:r>
      </w:ins>
      <w:del w:id="1401" w:author="Unknown Author" w:date="2019-06-12T18:31:00Z">
        <w:r>
          <w:rPr>
            <w:rFonts w:cs="Times New Roman"/>
            <w:color w:val="000000"/>
            <w:sz w:val="20"/>
            <w:szCs w:val="20"/>
          </w:rPr>
          <w:delText xml:space="preserve"> </w:delText>
        </w:r>
      </w:del>
      <w:r>
        <w:rPr>
          <w:rFonts w:cs="Times New Roman"/>
          <w:color w:val="000000"/>
          <w:sz w:val="20"/>
          <w:szCs w:val="20"/>
          <w:rPrChange w:id="0" w:author="Unknown Author" w:date="2019-06-18T15:32:00Z"/>
        </w:rPr>
        <w:t>albedo microbial-mineral aggregates known as cryoconite granules, which are often found in quasi-cylindrical melt holes or scattered over ice surfaces</w:t>
      </w:r>
      <w:ins w:id="1403" w:author="Unknown Author" w:date="2019-05-24T10:16:00Z">
        <w:r>
          <w:rPr>
            <w:rFonts w:cs="Times New Roman"/>
            <w:color w:val="000000"/>
            <w:sz w:val="20"/>
            <w:szCs w:val="20"/>
          </w:rPr>
          <w:t xml:space="preserve"> (Wharton et al. 1985; Cook et al. 2015a) or by providing a nutrient source stimulating algal growth (Stibal et al. 2017)</w:t>
        </w:r>
      </w:ins>
      <w:r>
        <w:rPr>
          <w:rFonts w:cs="Times New Roman"/>
          <w:color w:val="000000"/>
          <w:sz w:val="20"/>
          <w:szCs w:val="20"/>
          <w:rPrChange w:id="0" w:author="Unknown Author" w:date="2019-06-18T15:32:00Z"/>
        </w:rPr>
        <w:t>.</w:t>
      </w:r>
      <w:del w:id="1405" w:author="Unknown Author" w:date="2019-06-09T16:30:00Z">
        <w:r>
          <w:rPr>
            <w:rFonts w:cs="Times New Roman"/>
            <w:color w:val="000000"/>
            <w:sz w:val="20"/>
            <w:szCs w:val="20"/>
          </w:rPr>
          <w:delText xml:space="preserve"> </w:delText>
        </w:r>
      </w:del>
      <w:ins w:id="1406" w:author="Unknown Author" w:date="2019-06-09T16:30:00Z">
        <w:r>
          <w:rPr>
            <w:rFonts w:cs="Times New Roman"/>
            <w:color w:val="000000"/>
            <w:sz w:val="20"/>
            <w:szCs w:val="20"/>
          </w:rPr>
          <w:t xml:space="preserve"> </w:t>
        </w:r>
      </w:ins>
      <w:ins w:id="1407" w:author="Unknown Author" w:date="2019-06-24T19:58:00Z">
        <w:r>
          <w:rPr>
            <w:rFonts w:cs="Times New Roman"/>
            <w:color w:val="000000"/>
            <w:sz w:val="20"/>
            <w:szCs w:val="20"/>
          </w:rPr>
          <w:t>This is especially true because there is evidence in the previous literature that the dust present on the GrI</w:t>
        </w:r>
      </w:ins>
      <w:ins w:id="1408" w:author="Unknown Author" w:date="2019-06-24T19:59:00Z">
        <w:r>
          <w:rPr>
            <w:rFonts w:cs="Times New Roman"/>
            <w:color w:val="000000"/>
            <w:sz w:val="20"/>
            <w:szCs w:val="20"/>
          </w:rPr>
          <w:t xml:space="preserve">S bare-ice surface </w:t>
        </w:r>
      </w:ins>
      <w:ins w:id="1409" w:author="Unknown Author" w:date="2019-06-24T19:59:00Z">
        <w:r>
          <w:rPr>
            <w:rFonts w:eastAsia="Times New Roman" w:cs="Times New Roman"/>
            <w:i w:val="false"/>
            <w:iCs w:val="false"/>
            <w:color w:val="000000"/>
            <w:position w:val="0"/>
            <w:sz w:val="20"/>
            <w:sz w:val="20"/>
            <w:szCs w:val="20"/>
            <w:vertAlign w:val="baseline"/>
          </w:rPr>
          <w:t>are likely derived from a local source with no contribution from Asian dusts or volcanic ash (Wientjes et al. 2011) and that red minerals such as hematite, geothite and ilminite are present only in very low concentrations (Wientjes et al. 2011; Tedesco et al. 2013; Sanna and Romeo, 2018) that would have a negligible effect on the ice optics. This was also supported by our preliminary mineralogical analysis of our local dust samples, implying that the minerals included in our sensitivity test are truly extreme upper end-members for albedo reduction and ‘redness’ caused by dust deposition in this region</w:t>
        </w:r>
      </w:ins>
      <w:ins w:id="1410" w:author="Unknown Author" w:date="2019-06-30T09:22:00Z">
        <w:r>
          <w:rPr>
            <w:rFonts w:eastAsia="Times New Roman" w:cs="Times New Roman"/>
            <w:i w:val="false"/>
            <w:iCs w:val="false"/>
            <w:color w:val="000000"/>
            <w:position w:val="0"/>
            <w:sz w:val="20"/>
            <w:sz w:val="20"/>
            <w:szCs w:val="20"/>
            <w:vertAlign w:val="baseline"/>
          </w:rPr>
          <w:t>, and that mineral dusts are not responsible for albedo decline on the south-western GrIS.</w:t>
        </w:r>
      </w:ins>
    </w:p>
    <w:p>
      <w:pPr>
        <w:pStyle w:val="Normal"/>
        <w:spacing w:lineRule="auto" w:line="360"/>
        <w:rPr>
          <w:rFonts w:ascii="Times New Roman" w:hAnsi="Times New Roman" w:cs="Times New Roman"/>
          <w:color w:val="000000"/>
          <w:del w:id="1412" w:author="Unknown Author" w:date="2019-06-09T18:37:00Z"/>
          <w:sz w:val="20"/>
          <w:szCs w:val="20"/>
        </w:rPr>
      </w:pPr>
      <w:del w:id="1411" w:author="Unknown Author" w:date="2019-06-09T18:37:00Z">
        <w:r>
          <w:rPr>
            <w:rFonts w:cs="Times New Roman"/>
            <w:color w:val="000000"/>
            <w:sz w:val="20"/>
            <w:szCs w:val="20"/>
          </w:rPr>
        </w:r>
      </w:del>
    </w:p>
    <w:p>
      <w:pPr>
        <w:pStyle w:val="Normal"/>
        <w:spacing w:lineRule="auto" w:line="360"/>
        <w:rPr>
          <w:rFonts w:ascii="Times New Roman" w:hAnsi="Times New Roman" w:cs="Times New Roman"/>
          <w:color w:val="000000"/>
          <w:sz w:val="20"/>
          <w:szCs w:val="20"/>
        </w:rPr>
      </w:pPr>
      <w:r>
        <w:rPr>
          <w:rFonts w:cs="Times New Roman"/>
          <w:color w:val="000000"/>
          <w:sz w:val="20"/>
          <w:szCs w:val="20"/>
        </w:rPr>
      </w:r>
    </w:p>
    <w:p>
      <w:pPr>
        <w:pStyle w:val="Normal"/>
        <w:spacing w:lineRule="auto" w:line="360"/>
        <w:rPr/>
      </w:pPr>
      <w:r>
        <w:rPr>
          <w:rFonts w:cs="Times New Roman"/>
          <w:color w:val="000000"/>
          <w:sz w:val="20"/>
          <w:szCs w:val="20"/>
          <w:rPrChange w:id="0" w:author="Unknown Author" w:date="2019-06-18T15:32:00Z"/>
        </w:rPr>
        <w:t>Th</w:t>
      </w:r>
      <w:del w:id="1414" w:author="Unknown Author" w:date="2019-06-03T13:20:00Z">
        <w:r>
          <w:rPr>
            <w:rFonts w:cs="Times New Roman"/>
            <w:color w:val="000000"/>
            <w:sz w:val="20"/>
            <w:szCs w:val="20"/>
          </w:rPr>
          <w:delText>is</w:delText>
        </w:r>
      </w:del>
      <w:ins w:id="1415" w:author="Unknown Author" w:date="2019-06-03T13:20:00Z">
        <w:r>
          <w:rPr>
            <w:rFonts w:cs="Times New Roman"/>
            <w:color w:val="000000"/>
            <w:sz w:val="20"/>
            <w:szCs w:val="20"/>
          </w:rPr>
          <w:t>e minimal direct albedo reducting effect from local mineral</w:t>
        </w:r>
      </w:ins>
      <w:ins w:id="1416" w:author="Unknown Author" w:date="2019-06-03T13:21:00Z">
        <w:r>
          <w:rPr>
            <w:rFonts w:cs="Times New Roman"/>
            <w:color w:val="000000"/>
            <w:sz w:val="20"/>
            <w:szCs w:val="20"/>
          </w:rPr>
          <w:t>s on the ice surface</w:t>
        </w:r>
      </w:ins>
      <w:r>
        <w:rPr>
          <w:rFonts w:cs="Times New Roman"/>
          <w:color w:val="000000"/>
          <w:sz w:val="20"/>
          <w:szCs w:val="20"/>
          <w:rPrChange w:id="0" w:author="Unknown Author" w:date="2019-06-18T15:32:00Z"/>
        </w:rPr>
        <w:t xml:space="preserve"> is seemingly in contrast to </w:t>
      </w:r>
      <w:ins w:id="1418" w:author="Unknown Author" w:date="2019-06-27T14:54:00Z">
        <w:r>
          <w:rPr>
            <w:rFonts w:cs="Times New Roman"/>
            <w:color w:val="000000"/>
            <w:sz w:val="20"/>
            <w:szCs w:val="20"/>
          </w:rPr>
          <w:t xml:space="preserve">some </w:t>
        </w:r>
      </w:ins>
      <w:r>
        <w:rPr>
          <w:rFonts w:cs="Times New Roman"/>
          <w:color w:val="000000"/>
          <w:sz w:val="20"/>
          <w:szCs w:val="20"/>
          <w:rPrChange w:id="0" w:author="Unknown Author" w:date="2019-06-18T15:32:00Z"/>
        </w:rPr>
        <w:t>previous studies such as Wientjes et al. (2010; 2011) and B</w:t>
      </w:r>
      <w:r>
        <w:rPr>
          <w:rFonts w:eastAsia="Calibri" w:cs="Times New Roman"/>
          <w:color w:val="000000"/>
          <w:sz w:val="20"/>
          <w:szCs w:val="20"/>
          <w:rPrChange w:id="0" w:author="Unknown Author" w:date="2019-06-18T15:32:00Z"/>
        </w:rPr>
        <w:t>ø</w:t>
      </w:r>
      <w:r>
        <w:rPr>
          <w:rFonts w:cs="Times New Roman"/>
          <w:color w:val="000000"/>
          <w:sz w:val="20"/>
          <w:szCs w:val="20"/>
          <w:rPrChange w:id="0" w:author="Unknown Author" w:date="2019-06-18T15:32:00Z"/>
        </w:rPr>
        <w:t xml:space="preserve">ggild (2010); however, we point out that neither of the Wientjes et al. (2010; 2011) studies directly measured the surface albedo or any optical properties of the mineral dusts retrieved from their GrIS sampling sites and only inferred mineralogical darkening from low spectral resolution MODIS data that did not consider biological darkening as a potential explanation for the suppressed albedo </w:t>
      </w:r>
      <w:r>
        <w:rPr>
          <w:rFonts w:eastAsia="Calibri" w:cs="Times New Roman"/>
          <w:color w:val="000000"/>
          <w:sz w:val="20"/>
          <w:szCs w:val="20"/>
          <w:lang w:val="en-US" w:eastAsia="en-US" w:bidi="ar-SA"/>
          <w:rPrChange w:id="0" w:author="Unknown Author" w:date="2019-06-18T15:32:00Z"/>
        </w:rPr>
        <w:t>in the</w:t>
      </w:r>
      <w:r>
        <w:rPr>
          <w:rFonts w:cs="Times New Roman"/>
          <w:color w:val="000000"/>
          <w:sz w:val="20"/>
          <w:szCs w:val="20"/>
          <w:rPrChange w:id="0" w:author="Unknown Author" w:date="2019-06-18T15:32:00Z"/>
        </w:rPr>
        <w:t xml:space="preserve"> visible wavelengths and the</w:t>
      </w:r>
      <w:ins w:id="1424" w:author="Unknown Author" w:date="2019-06-03T13:22:00Z">
        <w:r>
          <w:rPr>
            <w:rFonts w:cs="Times New Roman"/>
            <w:color w:val="000000"/>
            <w:sz w:val="20"/>
            <w:szCs w:val="20"/>
          </w:rPr>
          <w:t xml:space="preserve"> presence of a </w:t>
        </w:r>
      </w:ins>
      <w:r>
        <w:rPr>
          <w:rFonts w:cs="Times New Roman"/>
          <w:color w:val="000000"/>
          <w:sz w:val="20"/>
          <w:szCs w:val="20"/>
          <w:rPrChange w:id="0" w:author="Unknown Author" w:date="2019-06-18T15:32:00Z"/>
        </w:rPr>
        <w:t xml:space="preserve"> “wavy pattern” observed </w:t>
      </w:r>
      <w:del w:id="1426" w:author="Unknown Author" w:date="2019-06-03T13:22:00Z">
        <w:r>
          <w:rPr>
            <w:rFonts w:cs="Times New Roman"/>
            <w:color w:val="000000"/>
            <w:sz w:val="20"/>
            <w:szCs w:val="20"/>
          </w:rPr>
          <w:delText>in</w:delText>
        </w:r>
      </w:del>
      <w:ins w:id="1427" w:author="Unknown Author" w:date="2019-06-03T13:22:00Z">
        <w:r>
          <w:rPr>
            <w:rFonts w:cs="Times New Roman"/>
            <w:color w:val="000000"/>
            <w:sz w:val="20"/>
            <w:szCs w:val="20"/>
          </w:rPr>
          <w:t>across</w:t>
        </w:r>
      </w:ins>
      <w:r>
        <w:rPr>
          <w:rFonts w:cs="Times New Roman"/>
          <w:color w:val="000000"/>
          <w:sz w:val="20"/>
          <w:szCs w:val="20"/>
          <w:rPrChange w:id="0" w:author="Unknown Author" w:date="2019-06-18T15:32:00Z"/>
        </w:rPr>
        <w:t xml:space="preserve"> the dark zone in MODIS imagery. We argue that while the “wavy pattern” may be indicative of geological outcropping onto the ablation zone, it does not necessarily follow that these minerals are responsible for surface darkening</w:t>
      </w:r>
      <w:del w:id="1429" w:author="Unknown Author" w:date="2019-06-03T13:22:00Z">
        <w:r>
          <w:rPr>
            <w:rFonts w:cs="Times New Roman"/>
            <w:color w:val="000000"/>
            <w:sz w:val="20"/>
            <w:szCs w:val="20"/>
          </w:rPr>
          <w:delText>, but perhaps act as stimuli for biological growth in situ</w:delText>
        </w:r>
      </w:del>
      <w:r>
        <w:rPr>
          <w:rFonts w:cs="Times New Roman"/>
          <w:color w:val="000000"/>
          <w:sz w:val="20"/>
          <w:szCs w:val="20"/>
          <w:rPrChange w:id="0" w:author="Unknown Author" w:date="2019-06-18T15:32:00Z"/>
        </w:rPr>
        <w:t>. In support of this, Wientjes et al. (2011) found strongly scattering and weakly absorbing quartz to be the dominant mineral in surface ice and speculated that biota may be having a darkening effect. B</w:t>
      </w:r>
      <w:r>
        <w:rPr>
          <w:rFonts w:eastAsia="Calibri" w:cs="Times New Roman"/>
          <w:color w:val="000000"/>
          <w:sz w:val="20"/>
          <w:szCs w:val="20"/>
          <w:rPrChange w:id="0" w:author="Unknown Author" w:date="2019-06-18T15:32:00Z"/>
        </w:rPr>
        <w:t>ø</w:t>
      </w:r>
      <w:r>
        <w:rPr>
          <w:rFonts w:cs="Times New Roman"/>
          <w:color w:val="000000"/>
          <w:sz w:val="20"/>
          <w:szCs w:val="20"/>
          <w:rPrChange w:id="0" w:author="Unknown Author" w:date="2019-06-18T15:32:00Z"/>
        </w:rPr>
        <w:t>ggild et al. (2010) found mineral dust to be an albedo reducer in Kronprinz Christian’s Land (80N, 24W) but this area is geologically and climatologically distinct from our field site, and their transect only spanned ~8 km from the ice</w:t>
      </w:r>
      <w:ins w:id="1433" w:author="Unknown Author" w:date="2019-06-12T15:07:00Z">
        <w:r>
          <w:rPr>
            <w:rFonts w:cs="Times New Roman"/>
            <w:color w:val="000000"/>
            <w:sz w:val="20"/>
            <w:szCs w:val="20"/>
          </w:rPr>
          <w:t>-</w:t>
        </w:r>
      </w:ins>
      <w:del w:id="1434" w:author="Unknown Author" w:date="2019-06-12T15:07:00Z">
        <w:r>
          <w:rPr>
            <w:rFonts w:cs="Times New Roman"/>
            <w:color w:val="000000"/>
            <w:sz w:val="20"/>
            <w:szCs w:val="20"/>
          </w:rPr>
          <w:delText xml:space="preserve"> </w:delText>
        </w:r>
      </w:del>
      <w:r>
        <w:rPr>
          <w:rFonts w:cs="Times New Roman"/>
          <w:color w:val="000000"/>
          <w:sz w:val="20"/>
          <w:szCs w:val="20"/>
          <w:rPrChange w:id="0" w:author="Unknown Author" w:date="2019-06-18T15:32:00Z"/>
        </w:rPr>
        <w:t>sheet margin, being an area prone to local dust deposition and not thought to be part of the “Dark Zone”</w:t>
      </w:r>
      <w:ins w:id="1436" w:author="Unknown Author" w:date="2019-06-03T13:22:00Z">
        <w:r>
          <w:rPr>
            <w:rFonts w:cs="Times New Roman"/>
            <w:color w:val="000000"/>
            <w:sz w:val="20"/>
            <w:szCs w:val="20"/>
          </w:rPr>
          <w:t xml:space="preserve"> proper</w:t>
        </w:r>
      </w:ins>
      <w:r>
        <w:rPr>
          <w:rFonts w:cs="Times New Roman"/>
          <w:color w:val="000000"/>
          <w:sz w:val="20"/>
          <w:szCs w:val="20"/>
          <w:rPrChange w:id="0" w:author="Unknown Author" w:date="2019-06-18T15:32:00Z"/>
        </w:rPr>
        <w:t xml:space="preserve">. </w:t>
      </w:r>
      <w:del w:id="1438" w:author="Unknown Author" w:date="2019-05-23T16:29:00Z">
        <w:r>
          <w:rPr>
            <w:rFonts w:cs="Times New Roman"/>
            <w:color w:val="000000"/>
            <w:sz w:val="20"/>
            <w:szCs w:val="20"/>
          </w:rPr>
          <w:delText>The mineral dust may provide a source of nutrients and shelter for glacier algae, making the mineral dust an enabler of biological albedo decline and exacerbating the so-called “wavy pattern” (Wientjes et al. (2011) created by outcropping dusts.</w:delText>
        </w:r>
      </w:del>
      <w:r>
        <w:rPr>
          <w:rFonts w:cs="Times New Roman"/>
          <w:color w:val="000000"/>
          <w:sz w:val="20"/>
          <w:szCs w:val="20"/>
          <w:rPrChange w:id="0" w:author="Unknown Author" w:date="2019-06-18T15:32:00Z"/>
        </w:rPr>
        <w:t xml:space="preserve"> In </w:t>
      </w:r>
      <w:del w:id="1440" w:author="Unknown Author" w:date="2019-05-23T16:29:00Z">
        <w:r>
          <w:rPr>
            <w:rFonts w:cs="Times New Roman"/>
            <w:color w:val="000000"/>
            <w:sz w:val="20"/>
            <w:szCs w:val="20"/>
          </w:rPr>
          <w:delText>contrast</w:delText>
        </w:r>
      </w:del>
      <w:ins w:id="1441" w:author="Unknown Author" w:date="2019-05-23T16:29:00Z">
        <w:r>
          <w:rPr>
            <w:rFonts w:cs="Times New Roman"/>
            <w:color w:val="000000"/>
            <w:sz w:val="20"/>
            <w:szCs w:val="20"/>
          </w:rPr>
          <w:t>this study</w:t>
        </w:r>
      </w:ins>
      <w:r>
        <w:rPr>
          <w:rFonts w:cs="Times New Roman"/>
          <w:color w:val="000000"/>
          <w:sz w:val="20"/>
          <w:szCs w:val="20"/>
          <w:rPrChange w:id="0" w:author="Unknown Author" w:date="2019-06-18T15:32:00Z"/>
        </w:rPr>
        <w:t>, we have demonstrated</w:t>
      </w:r>
      <w:ins w:id="1443" w:author="Unknown Author" w:date="2019-05-23T16:29:00Z">
        <w:r>
          <w:rPr>
            <w:rFonts w:cs="Times New Roman"/>
            <w:color w:val="000000"/>
            <w:sz w:val="20"/>
            <w:szCs w:val="20"/>
          </w:rPr>
          <w:t xml:space="preserve"> using empirical measurements and radiative transfer modelling</w:t>
        </w:r>
      </w:ins>
      <w:r>
        <w:rPr>
          <w:rFonts w:cs="Times New Roman"/>
          <w:color w:val="000000"/>
          <w:sz w:val="20"/>
          <w:szCs w:val="20"/>
          <w:rPrChange w:id="0" w:author="Unknown Author" w:date="2019-06-18T15:32:00Z"/>
        </w:rPr>
        <w:t xml:space="preserve"> that algae are potent albedo reducers</w:t>
      </w:r>
      <w:ins w:id="1445" w:author="Unknown Author" w:date="2019-05-23T16:29:00Z">
        <w:r>
          <w:rPr>
            <w:rFonts w:cs="Times New Roman"/>
            <w:color w:val="000000"/>
            <w:sz w:val="20"/>
            <w:szCs w:val="20"/>
          </w:rPr>
          <w:t xml:space="preserve"> and mineral dusts are not, at</w:t>
        </w:r>
      </w:ins>
      <w:ins w:id="1446" w:author="Unknown Author" w:date="2019-05-23T16:30:00Z">
        <w:r>
          <w:rPr>
            <w:rFonts w:cs="Times New Roman"/>
            <w:color w:val="000000"/>
            <w:sz w:val="20"/>
            <w:szCs w:val="20"/>
          </w:rPr>
          <w:t xml:space="preserve"> least in this region where small, strongly scattering and weakly absorbing mineral fragments sit atop relatively dark bare-ice</w:t>
        </w:r>
      </w:ins>
      <w:r>
        <w:rPr>
          <w:rFonts w:cs="Times New Roman"/>
          <w:color w:val="000000"/>
          <w:sz w:val="20"/>
          <w:szCs w:val="20"/>
          <w:rPrChange w:id="0" w:author="Unknown Author" w:date="2019-06-18T15:32:00Z"/>
        </w:rPr>
        <w:t>. Th</w:t>
      </w:r>
      <w:del w:id="1448" w:author="Unknown Author" w:date="2019-05-23T16:30:00Z">
        <w:r>
          <w:rPr>
            <w:rFonts w:cs="Times New Roman"/>
            <w:color w:val="000000"/>
            <w:sz w:val="20"/>
            <w:szCs w:val="20"/>
          </w:rPr>
          <w:delText>is</w:delText>
        </w:r>
      </w:del>
      <w:ins w:id="1449" w:author="Unknown Author" w:date="2019-05-23T16:30:00Z">
        <w:r>
          <w:rPr>
            <w:rFonts w:cs="Times New Roman"/>
            <w:color w:val="000000"/>
            <w:sz w:val="20"/>
            <w:szCs w:val="20"/>
          </w:rPr>
          <w:t>ese findings are</w:t>
        </w:r>
      </w:ins>
      <w:r>
        <w:rPr>
          <w:rFonts w:cs="Times New Roman"/>
          <w:color w:val="000000"/>
          <w:sz w:val="20"/>
          <w:szCs w:val="20"/>
          <w:rPrChange w:id="0" w:author="Unknown Author" w:date="2019-06-18T15:32:00Z"/>
        </w:rPr>
        <w:t xml:space="preserve"> </w:t>
      </w:r>
      <w:del w:id="1451" w:author="Unknown Author" w:date="2019-05-23T16:30:00Z">
        <w:r>
          <w:rPr>
            <w:rFonts w:cs="Times New Roman"/>
            <w:color w:val="000000"/>
            <w:sz w:val="20"/>
            <w:szCs w:val="20"/>
          </w:rPr>
          <w:delText xml:space="preserve">is </w:delText>
        </w:r>
      </w:del>
      <w:r>
        <w:rPr>
          <w:rFonts w:cs="Times New Roman"/>
          <w:color w:val="000000"/>
          <w:sz w:val="20"/>
          <w:szCs w:val="20"/>
          <w:rPrChange w:id="0" w:author="Unknown Author" w:date="2019-06-18T15:32:00Z"/>
        </w:rPr>
        <w:t xml:space="preserve">consistent with </w:t>
      </w:r>
      <w:ins w:id="1453" w:author="Unknown Author" w:date="2019-06-27T14:56:00Z">
        <w:r>
          <w:rPr>
            <w:rFonts w:cs="Times New Roman"/>
            <w:color w:val="000000"/>
            <w:sz w:val="20"/>
            <w:szCs w:val="20"/>
          </w:rPr>
          <w:t xml:space="preserve">several </w:t>
        </w:r>
      </w:ins>
      <w:r>
        <w:rPr>
          <w:rFonts w:cs="Times New Roman"/>
          <w:color w:val="000000"/>
          <w:sz w:val="20"/>
          <w:szCs w:val="20"/>
          <w:rPrChange w:id="0" w:author="Unknown Author" w:date="2019-06-18T15:32:00Z"/>
        </w:rPr>
        <w:t>previous studies (Stibal et al. 2017; Yallop et al. 2012) that found mineral dust to be insignificant for explaining albedo variations in the same region</w:t>
      </w:r>
      <w:del w:id="1455" w:author="Unknown Author" w:date="2019-06-27T14:56:00Z">
        <w:r>
          <w:rPr>
            <w:rFonts w:cs="Times New Roman"/>
            <w:color w:val="000000"/>
            <w:sz w:val="20"/>
            <w:szCs w:val="20"/>
          </w:rPr>
          <w:delText>.</w:delText>
        </w:r>
      </w:del>
      <w:ins w:id="1456" w:author="Unknown Author" w:date="2019-06-27T14:56:00Z">
        <w:r>
          <w:rPr>
            <w:rFonts w:cs="Times New Roman"/>
            <w:color w:val="000000"/>
            <w:sz w:val="20"/>
            <w:szCs w:val="20"/>
          </w:rPr>
          <w:t xml:space="preserve"> or</w:t>
        </w:r>
      </w:ins>
      <w:ins w:id="1457" w:author="Unknown Author" w:date="2019-06-27T14:55:00Z">
        <w:r>
          <w:rPr>
            <w:rFonts w:cs="Times New Roman"/>
            <w:color w:val="000000"/>
            <w:sz w:val="20"/>
            <w:szCs w:val="20"/>
          </w:rPr>
          <w:t xml:space="preserve"> that algal cells had a greater albedo reducing effect than mineral dusts in north-west Greenland (Aoki et al. 2011).</w:t>
        </w:r>
      </w:ins>
      <w:ins w:id="1458" w:author="Unknown Author" w:date="2019-06-27T14:56:00Z">
        <w:r>
          <w:rPr>
            <w:rFonts w:cs="Times New Roman"/>
            <w:color w:val="000000"/>
            <w:sz w:val="20"/>
            <w:szCs w:val="20"/>
          </w:rPr>
          <w:t xml:space="preserve"> </w:t>
        </w:r>
      </w:ins>
    </w:p>
    <w:p>
      <w:pPr>
        <w:pStyle w:val="Normal"/>
        <w:spacing w:lineRule="auto" w:line="360"/>
        <w:rPr>
          <w:rFonts w:ascii="Times New Roman" w:hAnsi="Times New Roman" w:cs="Times New Roman"/>
          <w:color w:val="000000"/>
          <w:sz w:val="20"/>
          <w:szCs w:val="20"/>
        </w:rPr>
      </w:pPr>
      <w:r>
        <w:rPr>
          <w:rFonts w:cs="Times New Roman"/>
          <w:color w:val="000000"/>
          <w:sz w:val="20"/>
          <w:szCs w:val="20"/>
        </w:rPr>
      </w:r>
    </w:p>
    <w:p>
      <w:pPr>
        <w:pStyle w:val="Normal"/>
        <w:spacing w:lineRule="auto" w:line="360"/>
        <w:rPr/>
      </w:pPr>
      <w:r>
        <w:rPr>
          <w:rFonts w:cs="Times New Roman"/>
          <w:b/>
          <w:bCs/>
          <w:i w:val="false"/>
          <w:iCs w:val="false"/>
          <w:sz w:val="20"/>
          <w:szCs w:val="20"/>
          <w:rPrChange w:id="0" w:author="Unknown Author" w:date="2019-06-18T15:32:00Z"/>
        </w:rPr>
        <w:t>3.3 Indirect effects of algae</w:t>
      </w:r>
    </w:p>
    <w:p>
      <w:pPr>
        <w:pStyle w:val="Normal"/>
        <w:spacing w:lineRule="auto" w:line="360"/>
        <w:rPr>
          <w:rFonts w:ascii="Times New Roman" w:hAnsi="Times New Roman" w:cs="Times New Roman"/>
          <w:b/>
          <w:b/>
          <w:bCs/>
          <w:i w:val="false"/>
          <w:i w:val="false"/>
          <w:iCs w:val="false"/>
          <w:sz w:val="20"/>
          <w:szCs w:val="20"/>
        </w:rPr>
      </w:pPr>
      <w:r>
        <w:rPr>
          <w:rFonts w:cs="Times New Roman"/>
          <w:b/>
          <w:bCs/>
          <w:i w:val="false"/>
          <w:iCs w:val="false"/>
          <w:sz w:val="20"/>
          <w:szCs w:val="20"/>
        </w:rPr>
      </w:r>
    </w:p>
    <w:p>
      <w:pPr>
        <w:pStyle w:val="Normal"/>
        <w:spacing w:lineRule="auto" w:line="360"/>
        <w:rPr>
          <w:rFonts w:cs="Times New Roman"/>
          <w:del w:id="1461" w:author="Unknown Author" w:date="2019-07-01T13:33:00Z"/>
          <w:sz w:val="20"/>
          <w:szCs w:val="20"/>
        </w:rPr>
      </w:pPr>
      <w:del w:id="1460" w:author="Unknown Author" w:date="2019-07-01T13:33:00Z">
        <w:r>
          <w:rPr/>
        </w:r>
      </w:del>
    </w:p>
    <w:p>
      <w:pPr>
        <w:pStyle w:val="Normal"/>
        <w:spacing w:lineRule="auto" w:line="360"/>
        <w:rPr/>
      </w:pPr>
      <w:r>
        <w:rPr>
          <w:rFonts w:cs="Times New Roman"/>
          <w:sz w:val="20"/>
          <w:szCs w:val="20"/>
          <w:rPrChange w:id="0" w:author="Unknown Author" w:date="2019-06-18T15:32:00Z"/>
        </w:rPr>
        <w:t xml:space="preserve">Algae predominantly reduce the ice albedo in the visible wavelengths (0.40 – 0.70 </w:t>
      </w:r>
      <w:r>
        <w:rPr>
          <w:rFonts w:cs="Times New Roman"/>
          <w:color w:val="000000"/>
          <w:sz w:val="20"/>
          <w:szCs w:val="20"/>
          <w:rPrChange w:id="0" w:author="Unknown Author" w:date="2019-06-18T15:32:00Z"/>
        </w:rPr>
        <w:t>μ</w:t>
      </w:r>
      <w:r>
        <w:rPr>
          <w:rFonts w:cs="Times New Roman"/>
          <w:sz w:val="20"/>
          <w:szCs w:val="20"/>
          <w:rPrChange w:id="0" w:author="Unknown Author" w:date="2019-06-18T15:32:00Z"/>
        </w:rPr>
        <w:t xml:space="preserve">m), whereas variations in the NIR result mainly from changes to ice grain radii and the presence of liquid water (Warren, 1982; Green et al., 2002). We compared the area of an absorption feature </w:t>
      </w:r>
      <w:ins w:id="1465" w:author="Unknown Author" w:date="2019-06-09T22:51:00Z">
        <w:r>
          <w:rPr>
            <w:rFonts w:cs="Times New Roman"/>
            <w:sz w:val="20"/>
            <w:szCs w:val="20"/>
          </w:rPr>
          <w:t>(</w:t>
        </w:r>
      </w:ins>
      <w:ins w:id="1466" w:author="Unknown Author" w:date="2019-06-09T22:51:00Z">
        <w:r>
          <w:rPr>
            <w:rFonts w:eastAsia="Times New Roman" w:cs="Times New Roman"/>
            <w:color w:val="00000A"/>
            <w:sz w:val="20"/>
            <w:szCs w:val="20"/>
            <w:lang w:val="en-GB" w:eastAsia="de-DE" w:bidi="ar-SA"/>
          </w:rPr>
          <w:t>i.e.</w:t>
        </w:r>
      </w:ins>
      <w:ins w:id="1467" w:author="Unknown Author" w:date="2019-06-09T22:51:00Z">
        <w:r>
          <w:rPr>
            <w:rFonts w:cs="Times New Roman"/>
            <w:sz w:val="20"/>
            <w:szCs w:val="20"/>
          </w:rPr>
          <w:t xml:space="preserve"> the sum of the distances between a straight line drawn between the shoulders </w:t>
        </w:r>
      </w:ins>
      <w:ins w:id="1468" w:author="Unknown Author" w:date="2019-06-09T22:54:00Z">
        <w:r>
          <w:rPr>
            <w:rFonts w:cs="Times New Roman"/>
            <w:sz w:val="20"/>
            <w:szCs w:val="20"/>
          </w:rPr>
          <w:t>–</w:t>
        </w:r>
      </w:ins>
      <w:ins w:id="1469" w:author="Unknown Author" w:date="2019-06-09T22:51:00Z">
        <w:r>
          <w:rPr>
            <w:rFonts w:cs="Times New Roman"/>
            <w:sz w:val="20"/>
            <w:szCs w:val="20"/>
          </w:rPr>
          <w:t xml:space="preserve"> 0.95 </w:t>
        </w:r>
      </w:ins>
      <w:ins w:id="1470" w:author="Unknown Author" w:date="2019-06-09T22:51:00Z">
        <w:r>
          <w:rPr>
            <w:rFonts w:eastAsia="Times New Roman" w:cs="Times New Roman"/>
            <w:sz w:val="20"/>
            <w:szCs w:val="20"/>
          </w:rPr>
          <w:t>µm</w:t>
        </w:r>
      </w:ins>
      <w:ins w:id="1471" w:author="Unknown Author" w:date="2019-06-09T22:51:00Z">
        <w:r>
          <w:rPr>
            <w:rFonts w:cs="Times New Roman"/>
            <w:sz w:val="20"/>
            <w:szCs w:val="20"/>
          </w:rPr>
          <w:t xml:space="preserve"> and 1.035 </w:t>
        </w:r>
      </w:ins>
      <w:ins w:id="1472" w:author="Unknown Author" w:date="2019-06-09T22:51:00Z">
        <w:r>
          <w:rPr>
            <w:rFonts w:eastAsia="Times New Roman" w:cs="Times New Roman"/>
            <w:sz w:val="20"/>
            <w:szCs w:val="20"/>
          </w:rPr>
          <w:t xml:space="preserve">µm </w:t>
        </w:r>
      </w:ins>
      <w:ins w:id="1473" w:author="Unknown Author" w:date="2019-06-09T22:51:00Z">
        <w:r>
          <w:rPr>
            <w:rFonts w:cs="Times New Roman"/>
            <w:sz w:val="20"/>
            <w:szCs w:val="20"/>
          </w:rPr>
          <w:t xml:space="preserve">- of the absorption feature and the albedo at each wavelength) </w:t>
        </w:r>
      </w:ins>
      <w:r>
        <w:rPr>
          <w:rFonts w:cs="Times New Roman"/>
          <w:sz w:val="20"/>
          <w:szCs w:val="20"/>
          <w:rPrChange w:id="0" w:author="Unknown Author" w:date="2019-06-18T15:32:00Z"/>
        </w:rPr>
        <w:t>centered at 1.0</w:t>
      </w:r>
      <w:del w:id="1475" w:author="Unknown Author" w:date="2019-06-09T22:54:00Z">
        <w:r>
          <w:rPr>
            <w:rFonts w:cs="Times New Roman"/>
            <w:sz w:val="20"/>
            <w:szCs w:val="20"/>
          </w:rPr>
          <w:delText>3</w:delText>
        </w:r>
      </w:del>
      <w:ins w:id="1476" w:author="Unknown Author" w:date="2019-06-09T22:54:00Z">
        <w:r>
          <w:rPr>
            <w:rFonts w:cs="Times New Roman"/>
            <w:sz w:val="20"/>
            <w:szCs w:val="20"/>
          </w:rPr>
          <w:t>2</w:t>
        </w:r>
      </w:ins>
      <w:r>
        <w:rPr>
          <w:rFonts w:cs="Times New Roman"/>
          <w:sz w:val="20"/>
          <w:szCs w:val="20"/>
          <w:rPrChange w:id="0" w:author="Unknown Author" w:date="2019-06-18T15:32:00Z"/>
        </w:rPr>
        <w:t xml:space="preserve"> </w:t>
      </w:r>
      <w:r>
        <w:rPr>
          <w:rFonts w:cs="Times New Roman"/>
          <w:color w:val="000000"/>
          <w:sz w:val="20"/>
          <w:szCs w:val="20"/>
          <w:rPrChange w:id="0" w:author="Unknown Author" w:date="2019-06-18T15:32:00Z"/>
        </w:rPr>
        <w:t>μ</w:t>
      </w:r>
      <w:r>
        <w:rPr>
          <w:rFonts w:cs="Times New Roman"/>
          <w:sz w:val="20"/>
          <w:szCs w:val="20"/>
          <w:rPrChange w:id="0" w:author="Unknown Author" w:date="2019-06-18T15:32:00Z"/>
        </w:rPr>
        <w:t>m between the different surface types, finding significant differences between all four surface classes (one-way ANOVA, F = 12.8, p =7.16 x 10</w:t>
      </w:r>
      <w:r>
        <w:rPr>
          <w:rFonts w:cs="Times New Roman"/>
          <w:sz w:val="20"/>
          <w:szCs w:val="20"/>
          <w:vertAlign w:val="superscript"/>
          <w:rPrChange w:id="0" w:author="Unknown Author" w:date="2019-06-18T15:32:00Z"/>
        </w:rPr>
        <w:t>-7</w:t>
      </w:r>
      <w:r>
        <w:rPr>
          <w:rFonts w:cs="Times New Roman"/>
          <w:sz w:val="20"/>
          <w:szCs w:val="20"/>
          <w:rPrChange w:id="0" w:author="Unknown Author" w:date="2019-06-18T15:32:00Z"/>
        </w:rPr>
        <w:t>) driven predominantly by variations between the two algal surfaces and the two clean surfaces. This absorption feature is linked to the optical properties of snow because it scales with grain size (Nolin and Dozier, 2000), so we interpret these variations as evidence that the optical properties of the ice surface differed between the surface classes, having an effect on the measured albedo. The feature area is smallest for H</w:t>
      </w:r>
      <w:r>
        <w:rPr>
          <w:rFonts w:cs="Times New Roman"/>
          <w:sz w:val="20"/>
          <w:szCs w:val="20"/>
          <w:vertAlign w:val="subscript"/>
          <w:rPrChange w:id="0" w:author="Unknown Author" w:date="2019-06-18T15:32:00Z"/>
        </w:rPr>
        <w:t xml:space="preserve">bio </w:t>
      </w:r>
      <w:r>
        <w:rPr>
          <w:rFonts w:cs="Times New Roman"/>
          <w:sz w:val="20"/>
          <w:szCs w:val="20"/>
          <w:rPrChange w:id="0" w:author="Unknown Author" w:date="2019-06-18T15:32:00Z"/>
        </w:rPr>
        <w:t xml:space="preserve"> followed by L</w:t>
      </w:r>
      <w:r>
        <w:rPr>
          <w:rFonts w:cs="Times New Roman"/>
          <w:sz w:val="20"/>
          <w:szCs w:val="20"/>
          <w:vertAlign w:val="subscript"/>
          <w:rPrChange w:id="0" w:author="Unknown Author" w:date="2019-06-18T15:32:00Z"/>
        </w:rPr>
        <w:t>bio</w:t>
      </w:r>
      <w:r>
        <w:rPr>
          <w:rFonts w:cs="Times New Roman"/>
          <w:sz w:val="20"/>
          <w:szCs w:val="20"/>
          <w:rPrChange w:id="0" w:author="Unknown Author" w:date="2019-06-18T15:32:00Z"/>
        </w:rPr>
        <w:t xml:space="preserve">, CI and largest for SN (Supp Info </w:t>
      </w:r>
      <w:del w:id="1486" w:author="Unknown Author" w:date="2019-06-03T13:26:00Z">
        <w:r>
          <w:rPr>
            <w:rFonts w:cs="Times New Roman"/>
            <w:sz w:val="20"/>
            <w:szCs w:val="20"/>
          </w:rPr>
          <w:delText>1</w:delText>
        </w:r>
      </w:del>
      <w:ins w:id="1487" w:author="Unknown Author" w:date="2019-06-03T13:26:00Z">
        <w:r>
          <w:rPr>
            <w:rFonts w:cs="Times New Roman"/>
            <w:sz w:val="20"/>
            <w:szCs w:val="20"/>
          </w:rPr>
          <w:t>5</w:t>
        </w:r>
      </w:ins>
      <w:r>
        <w:rPr>
          <w:rFonts w:cs="Times New Roman"/>
          <w:sz w:val="20"/>
          <w:szCs w:val="20"/>
          <w:rPrChange w:id="0" w:author="Unknown Author" w:date="2019-06-18T15:32:00Z"/>
        </w:rPr>
        <w:t>B</w:t>
      </w:r>
      <w:del w:id="1489" w:author="Unknown Author" w:date="2019-06-03T13:26:00Z">
        <w:r>
          <w:rPr>
            <w:rFonts w:cs="Times New Roman"/>
            <w:sz w:val="20"/>
            <w:szCs w:val="20"/>
          </w:rPr>
          <w:delText>, Supp Info 3</w:delText>
        </w:r>
      </w:del>
      <w:r>
        <w:rPr>
          <w:rFonts w:cs="Times New Roman"/>
          <w:sz w:val="20"/>
          <w:szCs w:val="20"/>
          <w:rPrChange w:id="0" w:author="Unknown Author" w:date="2019-06-18T15:32:00Z"/>
        </w:rPr>
        <w:t>). The features with the smaller areas also had lower albedo minima. The absorption features are also subtly, but systematically, left-asymmetric for the algal surfaces, consistent with the presence of liquid water in the fast-melting ice beneath algal blooms (Green et al., 1998; Cook et al., 2017b). These observations</w:t>
      </w:r>
      <w:ins w:id="1491" w:author="Unknown Author" w:date="2019-06-03T13:27:00Z">
        <w:r>
          <w:rPr>
            <w:rFonts w:cs="Times New Roman"/>
            <w:sz w:val="20"/>
            <w:szCs w:val="20"/>
          </w:rPr>
          <w:t xml:space="preserve">, along with the linear regression coefficient of determination of 0.57 between </w:t>
        </w:r>
      </w:ins>
      <w:ins w:id="1492" w:author="Unknown Author" w:date="2019-06-03T13:28:00Z">
        <w:r>
          <w:rPr>
            <w:rFonts w:cs="Times New Roman"/>
            <w:sz w:val="20"/>
            <w:szCs w:val="20"/>
          </w:rPr>
          <w:t>albedo and the natural logarithm of cell abundance</w:t>
        </w:r>
      </w:ins>
      <w:r>
        <w:rPr>
          <w:rFonts w:cs="Times New Roman"/>
          <w:sz w:val="20"/>
          <w:szCs w:val="20"/>
          <w:rPrChange w:id="0" w:author="Unknown Author" w:date="2019-06-18T15:32:00Z"/>
        </w:rPr>
        <w:t xml:space="preserve"> suggest that the lower albedo of algal surfaces is not explained entirely by enhanced absorption due to algae, but also </w:t>
      </w:r>
      <w:del w:id="1494" w:author="Unknown Author" w:date="2019-06-18T15:41:00Z">
        <w:r>
          <w:rPr>
            <w:rFonts w:cs="Times New Roman"/>
            <w:sz w:val="20"/>
            <w:szCs w:val="20"/>
          </w:rPr>
          <w:delText>due to</w:delText>
        </w:r>
      </w:del>
      <w:ins w:id="1495" w:author="Unknown Author" w:date="2019-06-18T15:41:00Z">
        <w:r>
          <w:rPr>
            <w:rFonts w:cs="Times New Roman"/>
            <w:sz w:val="20"/>
            <w:szCs w:val="20"/>
          </w:rPr>
          <w:t>by</w:t>
        </w:r>
      </w:ins>
      <w:r>
        <w:rPr>
          <w:rFonts w:cs="Times New Roman"/>
          <w:sz w:val="20"/>
          <w:szCs w:val="20"/>
          <w:rPrChange w:id="0" w:author="Unknown Author" w:date="2019-06-18T15:32:00Z"/>
        </w:rPr>
        <w:t xml:space="preserve"> the smoother, wetter ice surface with fewer opportunities for high-angle scattering of photons, compared to the well-drained and porous CI surfaces. </w:t>
      </w:r>
      <w:ins w:id="1497" w:author="Unknown Author" w:date="2019-06-27T11:30:00Z">
        <w:r>
          <w:rPr>
            <w:rFonts w:cs="Times New Roman"/>
            <w:sz w:val="20"/>
            <w:szCs w:val="20"/>
          </w:rPr>
          <w:t xml:space="preserve">The spatial and temporal development of the weathering crust is therefore </w:t>
        </w:r>
      </w:ins>
      <w:ins w:id="1498" w:author="Unknown Author" w:date="2019-06-27T11:31:00Z">
        <w:r>
          <w:rPr>
            <w:rFonts w:cs="Times New Roman"/>
            <w:sz w:val="20"/>
            <w:szCs w:val="20"/>
          </w:rPr>
          <w:t xml:space="preserve">a major control on bare-ice albedo. </w:t>
        </w:r>
      </w:ins>
      <w:r>
        <w:rPr>
          <w:rFonts w:cs="Times New Roman"/>
          <w:sz w:val="20"/>
          <w:szCs w:val="20"/>
          <w:rPrChange w:id="0" w:author="Unknown Author" w:date="2019-06-18T15:32:00Z"/>
        </w:rPr>
        <w:t>Cause and effect is unclear because algae may cause this by enhancing melting of the weathered surface or may grow preferentially where there is already more melt. We expect the explanation to be a combination of these two interlinked processes, especially since melting</w:t>
      </w:r>
      <w:ins w:id="1500" w:author="Unknown Author" w:date="2019-04-18T12:09:00Z">
        <w:r>
          <w:rPr>
            <w:rFonts w:cs="Times New Roman"/>
            <w:sz w:val="20"/>
            <w:szCs w:val="20"/>
          </w:rPr>
          <w:t xml:space="preserve"> of ice</w:t>
        </w:r>
      </w:ins>
      <w:r>
        <w:rPr>
          <w:rFonts w:cs="Times New Roman"/>
          <w:sz w:val="20"/>
          <w:szCs w:val="20"/>
          <w:rPrChange w:id="0" w:author="Unknown Author" w:date="2019-06-18T15:32:00Z"/>
        </w:rPr>
        <w:t xml:space="preserve"> liberates nutrients that stimulate algal growth. </w:t>
      </w:r>
      <w:ins w:id="1502" w:author="Unknown Author" w:date="2019-04-18T12:06:00Z">
        <w:r>
          <w:rPr>
            <w:rFonts w:cs="Times New Roman"/>
            <w:sz w:val="20"/>
            <w:szCs w:val="20"/>
          </w:rPr>
          <w:t>Our radiative transfer model also indicates that e</w:t>
        </w:r>
      </w:ins>
      <w:ins w:id="1503" w:author="Unknown Author" w:date="2019-04-18T12:03:00Z">
        <w:r>
          <w:rPr>
            <w:rFonts w:cs="Times New Roman"/>
            <w:sz w:val="20"/>
            <w:szCs w:val="20"/>
          </w:rPr>
          <w:t>nhanced absorption of solar radiation at the ice surface due to</w:t>
        </w:r>
      </w:ins>
      <w:ins w:id="1504" w:author="Unknown Author" w:date="2019-04-18T12:04:00Z">
        <w:r>
          <w:rPr>
            <w:rFonts w:cs="Times New Roman"/>
            <w:sz w:val="20"/>
            <w:szCs w:val="20"/>
          </w:rPr>
          <w:t xml:space="preserve"> glacier algae also reduces the energy penetrating into the ice and causing internal erosion, while downwards melting at the surface is enhanced due to emission of absorbed solar energy as heat, promoting thinner, less porous weathering crusts with more interstitial water a</w:t>
        </w:r>
      </w:ins>
      <w:ins w:id="1505" w:author="Unknown Author" w:date="2019-04-18T12:05:00Z">
        <w:r>
          <w:rPr>
            <w:rFonts w:cs="Times New Roman"/>
            <w:sz w:val="20"/>
            <w:szCs w:val="20"/>
          </w:rPr>
          <w:t xml:space="preserve">nd feeding back to lower albedo underlying ice. </w:t>
        </w:r>
      </w:ins>
      <w:del w:id="1506" w:author="Unknown Author" w:date="2019-04-18T12:09:00Z">
        <w:r>
          <w:rPr>
            <w:rFonts w:cs="Times New Roman"/>
            <w:sz w:val="20"/>
            <w:szCs w:val="20"/>
          </w:rPr>
          <w:delText>This</w:delText>
        </w:r>
      </w:del>
      <w:ins w:id="1507" w:author="Unknown Author" w:date="2019-04-18T12:09:00Z">
        <w:r>
          <w:rPr>
            <w:rFonts w:cs="Times New Roman"/>
            <w:sz w:val="20"/>
            <w:szCs w:val="20"/>
          </w:rPr>
          <w:t xml:space="preserve">We therefore </w:t>
        </w:r>
      </w:ins>
      <w:del w:id="1508" w:author="Unknown Author" w:date="2019-04-18T12:10:00Z">
        <w:r>
          <w:rPr>
            <w:rFonts w:cs="Times New Roman"/>
            <w:sz w:val="20"/>
            <w:szCs w:val="20"/>
          </w:rPr>
          <w:delText xml:space="preserve"> supports</w:delText>
        </w:r>
      </w:del>
      <w:ins w:id="1509" w:author="Unknown Author" w:date="2019-04-18T12:10:00Z">
        <w:r>
          <w:rPr>
            <w:rFonts w:cs="Times New Roman"/>
            <w:sz w:val="20"/>
            <w:szCs w:val="20"/>
          </w:rPr>
          <w:t>highlight</w:t>
        </w:r>
      </w:ins>
      <w:r>
        <w:rPr>
          <w:rFonts w:cs="Times New Roman"/>
          <w:sz w:val="20"/>
          <w:szCs w:val="20"/>
          <w:rPrChange w:id="0" w:author="Unknown Author" w:date="2019-06-18T15:32:00Z"/>
        </w:rPr>
        <w:t xml:space="preserve"> the role of indirect feedbacks (Cook et al., 2017a,b</w:t>
      </w:r>
      <w:ins w:id="1511" w:author="Unknown Author" w:date="2019-04-18T12:10:00Z">
        <w:r>
          <w:rPr>
            <w:rFonts w:cs="Times New Roman"/>
            <w:sz w:val="20"/>
            <w:szCs w:val="20"/>
          </w:rPr>
          <w:t>; Tuzet et al., 2019</w:t>
        </w:r>
      </w:ins>
      <w:r>
        <w:rPr>
          <w:rFonts w:cs="Times New Roman"/>
          <w:sz w:val="20"/>
          <w:szCs w:val="20"/>
          <w:rPrChange w:id="0" w:author="Unknown Author" w:date="2019-06-18T15:32:00Z"/>
        </w:rPr>
        <w:t>) in biological darkening of ice</w:t>
      </w:r>
      <w:ins w:id="1513" w:author="Unknown Author" w:date="2019-06-12T15:07:00Z">
        <w:r>
          <w:rPr>
            <w:rFonts w:cs="Times New Roman"/>
            <w:sz w:val="20"/>
            <w:szCs w:val="20"/>
          </w:rPr>
          <w:t>-</w:t>
        </w:r>
      </w:ins>
      <w:del w:id="1514" w:author="Unknown Author" w:date="2019-06-12T15:07:00Z">
        <w:r>
          <w:rPr>
            <w:rFonts w:cs="Times New Roman"/>
            <w:sz w:val="20"/>
            <w:szCs w:val="20"/>
          </w:rPr>
          <w:delText xml:space="preserve"> </w:delText>
        </w:r>
      </w:del>
      <w:r>
        <w:rPr>
          <w:rFonts w:cs="Times New Roman"/>
          <w:sz w:val="20"/>
          <w:szCs w:val="20"/>
          <w:rPrChange w:id="0" w:author="Unknown Author" w:date="2019-06-18T15:32:00Z"/>
        </w:rPr>
        <w:t>sheets. This process is self-amplifying because algal growth is stimulated by melt, which can be enhanced by algal growth (Yallop et al., 2012; Ganey et al., 2017; Stibal et al., 2017; Cook et al., 2017a,b; Dial et al., 2018), enhancing the albedo lowering process</w:t>
      </w:r>
      <w:del w:id="1516" w:author="Unknown Author" w:date="2019-06-03T13:28:00Z">
        <w:r>
          <w:rPr>
            <w:rFonts w:cs="Times New Roman"/>
            <w:sz w:val="20"/>
            <w:szCs w:val="20"/>
          </w:rPr>
          <w:delText>.</w:delText>
        </w:r>
      </w:del>
      <w:ins w:id="1517" w:author="Unknown Author" w:date="2019-06-18T15:42:00Z">
        <w:r>
          <w:rPr>
            <w:rFonts w:cs="Times New Roman"/>
            <w:sz w:val="20"/>
            <w:szCs w:val="20"/>
          </w:rPr>
          <w:t xml:space="preserve"> -</w:t>
        </w:r>
      </w:ins>
      <w:ins w:id="1518" w:author="Unknown Author" w:date="2019-06-03T13:28:00Z">
        <w:r>
          <w:rPr>
            <w:rFonts w:cs="Times New Roman"/>
            <w:sz w:val="20"/>
            <w:szCs w:val="20"/>
          </w:rPr>
          <w:t xml:space="preserve"> an example of a biocryomorphic process where biota alter the physical, chemical and hydrological conditions of the ice surface </w:t>
        </w:r>
      </w:ins>
      <w:ins w:id="1519" w:author="Unknown Author" w:date="2019-06-03T13:29:00Z">
        <w:r>
          <w:rPr>
            <w:rFonts w:cs="Times New Roman"/>
            <w:sz w:val="20"/>
            <w:szCs w:val="20"/>
          </w:rPr>
          <w:t>with beneficial consequences to the biota (Cook et al. 2015b).</w:t>
        </w:r>
      </w:ins>
      <w:ins w:id="1520" w:author="Unknown Author" w:date="2019-06-27T15:41:00Z">
        <w:r>
          <w:rPr>
            <w:rFonts w:cs="Times New Roman"/>
            <w:sz w:val="20"/>
            <w:szCs w:val="20"/>
          </w:rPr>
          <w:t xml:space="preserve"> </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ascii="Times New Roman" w:hAnsi="Times New Roman"/>
        </w:rPr>
      </w:pPr>
      <w:r>
        <w:rPr>
          <w:rFonts w:cs="Times New Roman"/>
          <w:b/>
          <w:bCs/>
          <w:i w:val="false"/>
          <w:iCs w:val="false"/>
          <w:sz w:val="20"/>
          <w:szCs w:val="20"/>
          <w:rPrChange w:id="0" w:author="Unknown Author" w:date="2019-06-18T15:32:00Z"/>
        </w:rPr>
        <w:t>3.4 Algae enhance radiative forcing and melt</w:t>
      </w:r>
    </w:p>
    <w:p>
      <w:pPr>
        <w:pStyle w:val="Normal"/>
        <w:spacing w:lineRule="auto" w:line="360"/>
        <w:rPr>
          <w:rFonts w:ascii="Times New Roman" w:hAnsi="Times New Roman" w:cs="Times New Roman"/>
          <w:b/>
          <w:b/>
          <w:bCs/>
          <w:i w:val="false"/>
          <w:i w:val="false"/>
          <w:iCs w:val="false"/>
          <w:sz w:val="20"/>
          <w:szCs w:val="20"/>
        </w:rPr>
      </w:pPr>
      <w:r>
        <w:rPr>
          <w:rFonts w:cs="Times New Roman"/>
          <w:b/>
          <w:bCs/>
          <w:i w:val="false"/>
          <w:iCs w:val="false"/>
          <w:sz w:val="20"/>
          <w:szCs w:val="20"/>
        </w:rPr>
      </w:r>
    </w:p>
    <w:p>
      <w:pPr>
        <w:pStyle w:val="Normal"/>
        <w:spacing w:lineRule="auto" w:line="360"/>
        <w:rPr/>
      </w:pPr>
      <w:r>
        <w:rPr>
          <w:rFonts w:cs="Times New Roman"/>
          <w:color w:val="000000"/>
          <w:sz w:val="20"/>
          <w:szCs w:val="20"/>
          <w:rPrChange w:id="0" w:author="Unknown Author" w:date="2019-06-18T15:32:00Z"/>
        </w:rPr>
        <w:t xml:space="preserve">Having determined that </w:t>
      </w:r>
      <w:ins w:id="1523" w:author="Unknown Author" w:date="2019-06-05T11:12:00Z">
        <w:r>
          <w:rPr>
            <w:rFonts w:cs="Times New Roman"/>
            <w:color w:val="000000"/>
            <w:sz w:val="20"/>
            <w:szCs w:val="20"/>
          </w:rPr>
          <w:t>glacier</w:t>
        </w:r>
      </w:ins>
      <w:del w:id="1524" w:author="Unknown Author" w:date="2019-06-05T11:12:00Z">
        <w:r>
          <w:rPr>
            <w:rFonts w:cs="Times New Roman"/>
            <w:color w:val="000000"/>
            <w:sz w:val="20"/>
            <w:szCs w:val="20"/>
          </w:rPr>
          <w:delText>ice</w:delText>
        </w:r>
      </w:del>
      <w:r>
        <w:rPr>
          <w:rFonts w:cs="Times New Roman"/>
          <w:color w:val="000000"/>
          <w:sz w:val="20"/>
          <w:szCs w:val="20"/>
          <w:rPrChange w:id="0" w:author="Unknown Author" w:date="2019-06-18T15:32:00Z"/>
        </w:rPr>
        <w:t xml:space="preserve"> algae reduce the ice surface albedo, we took an empirical approach to quantifying their impact upon energy balance following Ganey et al. (2017), which includes both direct albedo effects (enhanced absorption of shortwave solar radiation by the algal cells) and the indirect effects explained above. </w:t>
      </w:r>
      <w:del w:id="1526" w:author="Unknown Author" w:date="2019-06-03T13:34:00Z">
        <w:r>
          <w:rPr>
            <w:rFonts w:cs="Times New Roman"/>
            <w:color w:val="000000"/>
            <w:sz w:val="20"/>
            <w:szCs w:val="20"/>
          </w:rPr>
          <w:delText xml:space="preserve">We used the product of the difference in spectral albedo between algal and clean ice surfaces and the incoming spectral irradiance to calculate the hourly radiative forcing (RF) of algae, assuming mineral dust is not causing significant albedo reduction. </w:delText>
        </w:r>
      </w:del>
      <w:r>
        <w:rPr>
          <w:rFonts w:cs="Times New Roman"/>
          <w:color w:val="000000"/>
          <w:sz w:val="20"/>
          <w:szCs w:val="20"/>
          <w:rPrChange w:id="0" w:author="Unknown Author" w:date="2019-06-18T15:32:00Z"/>
        </w:rPr>
        <w:t xml:space="preserve">Integrated over the entire day, this indicated a daily mean biological </w:t>
      </w:r>
      <w:del w:id="1528" w:author="Unknown Author" w:date="2019-06-03T13:34:00Z">
        <w:r>
          <w:rPr>
            <w:rFonts w:cs="Times New Roman"/>
            <w:color w:val="000000"/>
            <w:sz w:val="20"/>
            <w:szCs w:val="20"/>
          </w:rPr>
          <w:delText>RF</w:delText>
        </w:r>
      </w:del>
      <w:ins w:id="1529" w:author="Unknown Author" w:date="2019-06-03T13:34:00Z">
        <w:r>
          <w:rPr>
            <w:rFonts w:cs="Times New Roman"/>
            <w:color w:val="000000"/>
            <w:sz w:val="20"/>
            <w:szCs w:val="20"/>
          </w:rPr>
          <w:t>radiative forcing</w:t>
        </w:r>
      </w:ins>
      <w:r>
        <w:rPr>
          <w:rFonts w:cs="Times New Roman"/>
          <w:color w:val="000000"/>
          <w:sz w:val="20"/>
          <w:szCs w:val="20"/>
          <w:rPrChange w:id="0" w:author="Unknown Author" w:date="2019-06-18T15:32:00Z"/>
        </w:rPr>
        <w:t xml:space="preserve"> of 116 W m</w:t>
      </w:r>
      <w:r>
        <w:rPr>
          <w:rFonts w:cs="Times New Roman"/>
          <w:color w:val="000000"/>
          <w:sz w:val="20"/>
          <w:szCs w:val="20"/>
          <w:vertAlign w:val="superscript"/>
          <w:rPrChange w:id="0" w:author="Unknown Author" w:date="2019-06-18T15:32:00Z"/>
        </w:rPr>
        <w:t>-2</w:t>
      </w:r>
      <w:r>
        <w:rPr>
          <w:rFonts w:cs="Times New Roman"/>
          <w:color w:val="000000"/>
          <w:sz w:val="20"/>
          <w:szCs w:val="20"/>
          <w:rPrChange w:id="0" w:author="Unknown Author" w:date="2019-06-18T15:32:00Z"/>
        </w:rPr>
        <w:t xml:space="preserve"> and 65 W m</w:t>
      </w:r>
      <w:r>
        <w:rPr>
          <w:rFonts w:cs="Times New Roman"/>
          <w:color w:val="000000"/>
          <w:sz w:val="20"/>
          <w:szCs w:val="20"/>
          <w:vertAlign w:val="superscript"/>
          <w:rPrChange w:id="0" w:author="Unknown Author" w:date="2019-06-18T15:32:00Z"/>
        </w:rPr>
        <w:t>-2</w:t>
      </w:r>
      <w:r>
        <w:rPr>
          <w:rFonts w:cs="Times New Roman"/>
          <w:color w:val="000000"/>
          <w:sz w:val="20"/>
          <w:szCs w:val="20"/>
          <w:rPrChange w:id="0" w:author="Unknown Author" w:date="2019-06-18T15:32:00Z"/>
        </w:rPr>
        <w:t xml:space="preserve"> for H</w:t>
      </w:r>
      <w:r>
        <w:rPr>
          <w:rFonts w:cs="Times New Roman"/>
          <w:color w:val="000000"/>
          <w:sz w:val="20"/>
          <w:szCs w:val="20"/>
          <w:vertAlign w:val="subscript"/>
          <w:rPrChange w:id="0" w:author="Unknown Author" w:date="2019-06-18T15:32:00Z"/>
        </w:rPr>
        <w:t xml:space="preserve">bio  </w:t>
      </w:r>
      <w:r>
        <w:rPr>
          <w:rFonts w:cs="Times New Roman"/>
          <w:color w:val="000000"/>
          <w:sz w:val="20"/>
          <w:szCs w:val="20"/>
          <w:rPrChange w:id="0" w:author="Unknown Author" w:date="2019-06-18T15:32:00Z"/>
        </w:rPr>
        <w:t>and L</w:t>
      </w:r>
      <w:r>
        <w:rPr>
          <w:rFonts w:cs="Times New Roman"/>
          <w:color w:val="000000"/>
          <w:sz w:val="20"/>
          <w:szCs w:val="20"/>
          <w:vertAlign w:val="subscript"/>
          <w:rPrChange w:id="0" w:author="Unknown Author" w:date="2019-06-18T15:32:00Z"/>
        </w:rPr>
        <w:t>bio</w:t>
      </w:r>
      <w:r>
        <w:rPr>
          <w:rFonts w:cs="Times New Roman"/>
          <w:sz w:val="20"/>
          <w:szCs w:val="20"/>
          <w:rPrChange w:id="0" w:author="Unknown Author" w:date="2019-06-18T15:32:00Z"/>
        </w:rPr>
        <w:t xml:space="preserve"> surfaces respectively, similar to RFs for Alaskan snow algae calculated by Ganey et al (2017). We used the biological radiative forcing integrated over the entire day </w:t>
      </w:r>
      <w:ins w:id="1539" w:author="Unknown Author" w:date="2019-07-01T09:59:00Z">
        <w:r>
          <w:rPr>
            <w:rFonts w:cs="Times New Roman"/>
            <w:sz w:val="20"/>
            <w:szCs w:val="20"/>
          </w:rPr>
          <w:t xml:space="preserve">(Supp Info 5A) </w:t>
        </w:r>
      </w:ins>
      <w:r>
        <w:rPr>
          <w:rFonts w:cs="Times New Roman"/>
          <w:sz w:val="20"/>
          <w:szCs w:val="20"/>
          <w:rPrChange w:id="0" w:author="Unknown Author" w:date="2019-06-18T15:32:00Z"/>
        </w:rPr>
        <w:t>and the latent heat of fusion for ice (334 J cm</w:t>
      </w:r>
      <w:r>
        <w:rPr>
          <w:rFonts w:cs="Times New Roman"/>
          <w:sz w:val="20"/>
          <w:szCs w:val="20"/>
          <w:vertAlign w:val="superscript"/>
          <w:rPrChange w:id="0" w:author="Unknown Author" w:date="2019-06-18T15:32:00Z"/>
        </w:rPr>
        <w:t>-3</w:t>
      </w:r>
      <w:r>
        <w:rPr>
          <w:rFonts w:cs="Times New Roman"/>
          <w:sz w:val="20"/>
          <w:szCs w:val="20"/>
          <w:rPrChange w:id="0" w:author="Unknown Author" w:date="2019-06-18T15:32:00Z"/>
        </w:rPr>
        <w:t xml:space="preserve">) to </w:t>
      </w:r>
      <w:ins w:id="1543" w:author="Unknown Author" w:date="2019-05-24T10:33:00Z">
        <w:r>
          <w:rPr>
            <w:rFonts w:cs="Times New Roman"/>
            <w:sz w:val="20"/>
            <w:szCs w:val="20"/>
          </w:rPr>
          <w:t>estimate 1.</w:t>
        </w:r>
      </w:ins>
      <w:ins w:id="1544" w:author="Unknown Author" w:date="2019-05-24T10:33:00Z">
        <w:r>
          <w:rPr>
            <w:rFonts w:eastAsia="Times New Roman" w:cs="Times New Roman"/>
            <w:sz w:val="20"/>
            <w:szCs w:val="20"/>
          </w:rPr>
          <w:t xml:space="preserve">35 ± 0.01 (S.E) </w:t>
        </w:r>
      </w:ins>
      <w:ins w:id="1545" w:author="Unknown Author" w:date="2019-05-24T10:33:00Z">
        <w:r>
          <w:rPr>
            <w:rFonts w:cs="Times New Roman"/>
            <w:sz w:val="20"/>
            <w:szCs w:val="20"/>
          </w:rPr>
          <w:t>cm w.e. of</w:t>
        </w:r>
      </w:ins>
      <w:del w:id="1546" w:author="Unknown Author" w:date="2019-05-24T10:33:00Z">
        <w:r>
          <w:rPr>
            <w:rFonts w:cs="Times New Roman"/>
            <w:sz w:val="20"/>
            <w:szCs w:val="20"/>
            <w:highlight w:val="yellow"/>
          </w:rPr>
          <w:delText>provide an estimate of melting due to algae under the assumption that the cold content of the ice is depleted (i.e. ice is at 0</w:delText>
        </w:r>
      </w:del>
      <w:del w:id="1547" w:author="Unknown Author" w:date="2019-05-24T10:33:00Z">
        <w:r>
          <w:rPr>
            <w:rFonts w:eastAsia="Calibri" w:cs="Times New Roman"/>
            <w:sz w:val="20"/>
            <w:szCs w:val="20"/>
            <w:highlight w:val="yellow"/>
          </w:rPr>
          <w:delText>°</w:delText>
        </w:r>
      </w:del>
      <w:del w:id="1548" w:author="Unknown Author" w:date="2019-05-24T10:33:00Z">
        <w:r>
          <w:rPr>
            <w:rFonts w:cs="Times New Roman"/>
            <w:sz w:val="20"/>
            <w:szCs w:val="20"/>
            <w:highlight w:val="yellow"/>
          </w:rPr>
          <w:delText xml:space="preserve">C). </w:delText>
        </w:r>
      </w:del>
      <w:del w:id="1549" w:author="Unknown Author" w:date="2019-05-21T16:58:00Z">
        <w:r>
          <w:rPr>
            <w:rFonts w:cs="Times New Roman"/>
            <w:sz w:val="20"/>
            <w:szCs w:val="20"/>
            <w:highlight w:val="yellow"/>
          </w:rPr>
          <w:delText>We made two calculations with ice densities 917 kg m</w:delText>
        </w:r>
      </w:del>
      <w:del w:id="1550" w:author="Unknown Author" w:date="2019-05-21T16:58:00Z">
        <w:r>
          <w:rPr>
            <w:rFonts w:cs="Times New Roman"/>
            <w:sz w:val="20"/>
            <w:szCs w:val="20"/>
            <w:highlight w:val="yellow"/>
            <w:vertAlign w:val="superscript"/>
          </w:rPr>
          <w:delText>-3</w:delText>
        </w:r>
      </w:del>
      <w:del w:id="1551" w:author="Unknown Author" w:date="2019-05-21T16:58:00Z">
        <w:r>
          <w:rPr>
            <w:rFonts w:cs="Times New Roman"/>
            <w:sz w:val="20"/>
            <w:szCs w:val="20"/>
            <w:highlight w:val="yellow"/>
          </w:rPr>
          <w:delText xml:space="preserve"> (solid ice) and 668 kg m</w:delText>
        </w:r>
      </w:del>
      <w:del w:id="1552" w:author="Unknown Author" w:date="2019-05-21T16:58:00Z">
        <w:r>
          <w:rPr>
            <w:rFonts w:cs="Times New Roman"/>
            <w:sz w:val="20"/>
            <w:szCs w:val="20"/>
            <w:highlight w:val="yellow"/>
            <w:vertAlign w:val="superscript"/>
          </w:rPr>
          <w:delText>-3</w:delText>
        </w:r>
      </w:del>
      <w:del w:id="1553" w:author="Unknown Author" w:date="2019-05-21T16:58:00Z">
        <w:r>
          <w:rPr>
            <w:rFonts w:cs="Times New Roman"/>
            <w:sz w:val="20"/>
            <w:szCs w:val="20"/>
            <w:highlight w:val="yellow"/>
          </w:rPr>
          <w:delText xml:space="preserve"> (weathered ice) following Smith et al (2017), providing upper and lower bounds for melt attributed to algae depending upon local ice density. </w:delText>
        </w:r>
      </w:del>
      <w:del w:id="1554" w:author="Unknown Author" w:date="2019-05-24T10:33:00Z">
        <w:r>
          <w:rPr>
            <w:rFonts w:cs="Times New Roman"/>
            <w:sz w:val="20"/>
            <w:szCs w:val="20"/>
            <w:highlight w:val="yellow"/>
          </w:rPr>
          <w:delText>The</w:delText>
        </w:r>
      </w:del>
      <w:r>
        <w:rPr>
          <w:rFonts w:cs="Times New Roman"/>
          <w:sz w:val="20"/>
          <w:szCs w:val="20"/>
          <w:rPrChange w:id="0" w:author="Unknown Author" w:date="2019-06-18T15:32:00Z"/>
        </w:rPr>
        <w:t xml:space="preserve"> melting</w:t>
      </w:r>
      <w:ins w:id="1556" w:author="Unknown Author" w:date="2019-05-22T14:51:00Z">
        <w:r>
          <w:rPr>
            <w:rFonts w:cs="Times New Roman"/>
            <w:sz w:val="20"/>
            <w:szCs w:val="20"/>
          </w:rPr>
          <w:t xml:space="preserve"> due to algae in H</w:t>
        </w:r>
      </w:ins>
      <w:ins w:id="1557" w:author="Unknown Author" w:date="2019-05-22T14:51:00Z">
        <w:r>
          <w:rPr>
            <w:rFonts w:cs="Times New Roman"/>
            <w:sz w:val="20"/>
            <w:szCs w:val="20"/>
            <w:vertAlign w:val="subscript"/>
          </w:rPr>
          <w:t>bio</w:t>
        </w:r>
      </w:ins>
      <w:ins w:id="1558" w:author="Unknown Author" w:date="2019-05-22T14:51:00Z">
        <w:r>
          <w:rPr>
            <w:rFonts w:cs="Times New Roman"/>
            <w:sz w:val="20"/>
            <w:szCs w:val="20"/>
          </w:rPr>
          <w:t xml:space="preserve"> areas</w:t>
        </w:r>
      </w:ins>
      <w:r>
        <w:rPr>
          <w:rFonts w:cs="Times New Roman"/>
          <w:sz w:val="20"/>
          <w:szCs w:val="20"/>
          <w:rPrChange w:id="0" w:author="Unknown Author" w:date="2019-06-18T15:32:00Z"/>
        </w:rPr>
        <w:t xml:space="preserve"> on 21</w:t>
      </w:r>
      <w:r>
        <w:rPr>
          <w:rFonts w:cs="Times New Roman"/>
          <w:sz w:val="20"/>
          <w:szCs w:val="20"/>
          <w:vertAlign w:val="superscript"/>
          <w:rPrChange w:id="0" w:author="Unknown Author" w:date="2019-06-18T15:32:00Z"/>
        </w:rPr>
        <w:t>st</w:t>
      </w:r>
      <w:r>
        <w:rPr>
          <w:rFonts w:cs="Times New Roman"/>
          <w:sz w:val="20"/>
          <w:szCs w:val="20"/>
          <w:rPrChange w:id="0" w:author="Unknown Author" w:date="2019-06-18T15:32:00Z"/>
        </w:rPr>
        <w:t xml:space="preserve"> July</w:t>
      </w:r>
      <w:ins w:id="1562" w:author="Unknown Author" w:date="2019-05-24T10:34:00Z">
        <w:r>
          <w:rPr>
            <w:rFonts w:cs="Times New Roman"/>
            <w:sz w:val="20"/>
            <w:szCs w:val="20"/>
          </w:rPr>
          <w:t>.</w:t>
        </w:r>
      </w:ins>
      <w:r>
        <w:rPr>
          <w:rFonts w:cs="Times New Roman"/>
          <w:sz w:val="20"/>
          <w:szCs w:val="20"/>
          <w:rPrChange w:id="0" w:author="Unknown Author" w:date="2019-06-18T15:32:00Z"/>
        </w:rPr>
        <w:t xml:space="preserve"> </w:t>
      </w:r>
      <w:del w:id="1564" w:author="Unknown Author" w:date="2019-05-24T10:33:00Z">
        <w:r>
          <w:rPr>
            <w:rFonts w:cs="Times New Roman"/>
            <w:sz w:val="20"/>
            <w:szCs w:val="20"/>
            <w:highlight w:val="yellow"/>
          </w:rPr>
          <w:delText xml:space="preserve">was estimated to be </w:delText>
        </w:r>
      </w:del>
      <w:del w:id="1565" w:author="Unknown Author" w:date="2019-05-21T16:58:00Z">
        <w:r>
          <w:rPr>
            <w:rFonts w:cs="Times New Roman"/>
            <w:sz w:val="20"/>
            <w:szCs w:val="20"/>
            <w:highlight w:val="yellow"/>
          </w:rPr>
          <w:delText xml:space="preserve">1.3 to </w:delText>
        </w:r>
      </w:del>
      <w:del w:id="1566" w:author="Unknown Author" w:date="2019-05-24T10:33:00Z">
        <w:r>
          <w:rPr>
            <w:rFonts w:cs="Times New Roman"/>
            <w:sz w:val="20"/>
            <w:szCs w:val="20"/>
            <w:highlight w:val="yellow"/>
          </w:rPr>
          <w:delText xml:space="preserve">1.9 cm w.e. </w:delText>
        </w:r>
      </w:del>
      <w:del w:id="1567" w:author="Unknown Author" w:date="2019-05-22T14:52:00Z">
        <w:r>
          <w:rPr>
            <w:rFonts w:cs="Times New Roman"/>
            <w:sz w:val="20"/>
            <w:szCs w:val="20"/>
            <w:highlight w:val="yellow"/>
          </w:rPr>
          <w:delText>in H</w:delText>
        </w:r>
      </w:del>
      <w:del w:id="1568" w:author="Unknown Author" w:date="2019-05-22T14:52:00Z">
        <w:r>
          <w:rPr>
            <w:rFonts w:cs="Times New Roman"/>
            <w:sz w:val="20"/>
            <w:szCs w:val="20"/>
            <w:highlight w:val="yellow"/>
            <w:vertAlign w:val="subscript"/>
          </w:rPr>
          <w:delText>bio</w:delText>
        </w:r>
      </w:del>
      <w:del w:id="1569" w:author="Unknown Author" w:date="2019-05-22T14:52:00Z">
        <w:r>
          <w:rPr>
            <w:rFonts w:cs="Times New Roman"/>
            <w:sz w:val="20"/>
            <w:szCs w:val="20"/>
            <w:highlight w:val="yellow"/>
          </w:rPr>
          <w:delText xml:space="preserve"> areas, which represents </w:delText>
        </w:r>
      </w:del>
      <w:del w:id="1570" w:author="Unknown Author" w:date="2019-05-21T16:58:00Z">
        <w:r>
          <w:rPr>
            <w:rFonts w:cs="Times New Roman"/>
            <w:sz w:val="20"/>
            <w:szCs w:val="20"/>
            <w:highlight w:val="yellow"/>
          </w:rPr>
          <w:delText xml:space="preserve">between 21 and </w:delText>
        </w:r>
      </w:del>
      <w:del w:id="1571" w:author="Unknown Author" w:date="2019-05-22T14:52:00Z">
        <w:r>
          <w:rPr>
            <w:rFonts w:cs="Times New Roman"/>
            <w:sz w:val="20"/>
            <w:szCs w:val="20"/>
            <w:highlight w:val="yellow"/>
          </w:rPr>
          <w:delText>29% of the total melting measured across a network of ablation stakes at our site (6.8 cm).</w:delText>
        </w:r>
      </w:del>
      <w:del w:id="1572" w:author="Unknown Author" w:date="2019-05-24T10:34:00Z">
        <w:r>
          <w:rPr>
            <w:rFonts w:cs="Times New Roman"/>
            <w:sz w:val="20"/>
            <w:szCs w:val="20"/>
            <w:highlight w:val="yellow"/>
          </w:rPr>
          <w:delText xml:space="preserve"> </w:delText>
        </w:r>
      </w:del>
      <w:r>
        <w:rPr>
          <w:rFonts w:cs="Times New Roman"/>
          <w:sz w:val="20"/>
          <w:szCs w:val="20"/>
          <w:rPrChange w:id="0" w:author="Unknown Author" w:date="2019-06-18T15:32:00Z"/>
        </w:rPr>
        <w:t>For L</w:t>
      </w:r>
      <w:r>
        <w:rPr>
          <w:rFonts w:cs="Times New Roman"/>
          <w:sz w:val="20"/>
          <w:szCs w:val="20"/>
          <w:vertAlign w:val="subscript"/>
          <w:rPrChange w:id="0" w:author="Unknown Author" w:date="2019-06-18T15:32:00Z"/>
        </w:rPr>
        <w:t>bio</w:t>
      </w:r>
      <w:r>
        <w:rPr>
          <w:rFonts w:cs="Times New Roman"/>
          <w:sz w:val="20"/>
          <w:szCs w:val="20"/>
          <w:rPrChange w:id="0" w:author="Unknown Author" w:date="2019-06-18T15:32:00Z"/>
        </w:rPr>
        <w:t xml:space="preserve"> sites, biological melting on 21</w:t>
      </w:r>
      <w:r>
        <w:rPr>
          <w:rFonts w:cs="Times New Roman"/>
          <w:sz w:val="20"/>
          <w:szCs w:val="20"/>
          <w:vertAlign w:val="superscript"/>
          <w:rPrChange w:id="0" w:author="Unknown Author" w:date="2019-06-18T15:32:00Z"/>
        </w:rPr>
        <w:t xml:space="preserve">st </w:t>
      </w:r>
      <w:r>
        <w:rPr>
          <w:rFonts w:cs="Times New Roman"/>
          <w:sz w:val="20"/>
          <w:szCs w:val="20"/>
          <w:rPrChange w:id="0" w:author="Unknown Author" w:date="2019-06-18T15:32:00Z"/>
        </w:rPr>
        <w:t xml:space="preserve">July 2017 was </w:t>
      </w:r>
      <w:del w:id="1578" w:author="Unknown Author" w:date="2019-05-21T16:58:00Z">
        <w:r>
          <w:rPr>
            <w:rFonts w:cs="Times New Roman"/>
            <w:sz w:val="20"/>
            <w:szCs w:val="20"/>
            <w:highlight w:val="yellow"/>
          </w:rPr>
          <w:delText xml:space="preserve">0.76 to </w:delText>
        </w:r>
      </w:del>
      <w:del w:id="1579" w:author="Unknown Author" w:date="2019-05-24T15:16:00Z">
        <w:r>
          <w:rPr>
            <w:rFonts w:cs="Times New Roman"/>
            <w:sz w:val="20"/>
            <w:szCs w:val="20"/>
            <w:highlight w:val="yellow"/>
          </w:rPr>
          <w:delText>1.07</w:delText>
        </w:r>
      </w:del>
      <w:ins w:id="1580" w:author="Unknown Author" w:date="2019-05-24T16:08:00Z">
        <w:r>
          <w:rPr>
            <w:rFonts w:cs="Times New Roman"/>
            <w:sz w:val="20"/>
            <w:szCs w:val="20"/>
          </w:rPr>
          <w:t xml:space="preserve">1.01 </w:t>
        </w:r>
      </w:ins>
      <w:ins w:id="1581" w:author="Unknown Author" w:date="2019-05-24T16:08:00Z">
        <w:r>
          <w:rPr>
            <w:rFonts w:eastAsia="Times New Roman" w:cs="Times New Roman"/>
            <w:sz w:val="20"/>
            <w:szCs w:val="20"/>
          </w:rPr>
          <w:t>± 0</w:t>
        </w:r>
      </w:ins>
      <w:ins w:id="1582" w:author="Unknown Author" w:date="2019-06-05T10:36:00Z">
        <w:r>
          <w:rPr>
            <w:rFonts w:eastAsia="Times New Roman" w:cs="Times New Roman"/>
            <w:sz w:val="20"/>
            <w:szCs w:val="20"/>
          </w:rPr>
          <w:t>.01</w:t>
        </w:r>
      </w:ins>
      <w:ins w:id="1583" w:author="Unknown Author" w:date="2019-06-05T10:50:00Z">
        <w:r>
          <w:rPr>
            <w:rFonts w:eastAsia="Times New Roman" w:cs="Times New Roman"/>
            <w:sz w:val="20"/>
            <w:szCs w:val="20"/>
          </w:rPr>
          <w:t xml:space="preserve"> (S.E)</w:t>
        </w:r>
      </w:ins>
      <w:r>
        <w:rPr>
          <w:rFonts w:cs="Times New Roman"/>
          <w:sz w:val="20"/>
          <w:szCs w:val="20"/>
          <w:rPrChange w:id="0" w:author="Unknown Author" w:date="2019-06-18T15:32:00Z"/>
        </w:rPr>
        <w:t xml:space="preserve"> cm w.e.</w:t>
      </w:r>
      <w:del w:id="1585" w:author="Unknown Author" w:date="2019-05-22T14:52:00Z">
        <w:r>
          <w:rPr>
            <w:rFonts w:cs="Times New Roman"/>
            <w:sz w:val="20"/>
            <w:szCs w:val="20"/>
            <w:highlight w:val="yellow"/>
          </w:rPr>
          <w:delText xml:space="preserve">, which corresponds to </w:delText>
        </w:r>
      </w:del>
      <w:del w:id="1586" w:author="Unknown Author" w:date="2019-05-21T16:58:00Z">
        <w:r>
          <w:rPr>
            <w:rFonts w:cs="Times New Roman"/>
            <w:sz w:val="20"/>
            <w:szCs w:val="20"/>
            <w:highlight w:val="yellow"/>
          </w:rPr>
          <w:delText xml:space="preserve">between 12 and </w:delText>
        </w:r>
      </w:del>
      <w:del w:id="1587" w:author="Unknown Author" w:date="2019-05-22T14:52:00Z">
        <w:r>
          <w:rPr>
            <w:rFonts w:cs="Times New Roman"/>
            <w:sz w:val="20"/>
            <w:szCs w:val="20"/>
            <w:highlight w:val="yellow"/>
          </w:rPr>
          <w:delText>18% of the observed ablation.</w:delText>
        </w:r>
      </w:del>
      <w:del w:id="1588" w:author="Unknown Author" w:date="2019-05-24T15:31:00Z">
        <w:r>
          <w:rPr>
            <w:rFonts w:cs="Times New Roman"/>
            <w:sz w:val="20"/>
            <w:szCs w:val="20"/>
            <w:highlight w:val="yellow"/>
          </w:rPr>
          <w:delText xml:space="preserve"> </w:delText>
        </w:r>
      </w:del>
      <w:ins w:id="1589" w:author="Unknown Author" w:date="2019-05-24T15:31:00Z">
        <w:r>
          <w:rPr>
            <w:rFonts w:cs="Times New Roman"/>
            <w:sz w:val="20"/>
            <w:szCs w:val="20"/>
          </w:rPr>
          <w:t xml:space="preserve"> </w:t>
        </w:r>
      </w:ins>
      <w:ins w:id="1590" w:author="Unknown Author" w:date="2019-05-22T14:41:00Z">
        <w:r>
          <w:rPr>
            <w:rFonts w:cs="Times New Roman"/>
            <w:sz w:val="20"/>
            <w:szCs w:val="20"/>
          </w:rPr>
          <w:t xml:space="preserve">We corroborated this estimate using a point surface energy balance model (Brock and Arnold et al. 2000). </w:t>
        </w:r>
      </w:ins>
    </w:p>
    <w:p>
      <w:pPr>
        <w:pStyle w:val="Normal"/>
        <w:spacing w:lineRule="auto" w:line="360"/>
        <w:rPr>
          <w:rFonts w:cs="Times New Roman"/>
          <w:sz w:val="20"/>
          <w:szCs w:val="20"/>
        </w:rPr>
      </w:pPr>
      <w:r>
        <w:rPr>
          <w:rFonts w:cs="Times New Roman"/>
          <w:sz w:val="20"/>
          <w:szCs w:val="20"/>
        </w:rPr>
      </w:r>
    </w:p>
    <w:p>
      <w:pPr>
        <w:pStyle w:val="Normal"/>
        <w:spacing w:lineRule="auto" w:line="360"/>
        <w:rPr>
          <w:rFonts w:cs="Times New Roman"/>
          <w:sz w:val="20"/>
          <w:szCs w:val="20"/>
        </w:rPr>
      </w:pPr>
      <w:r>
        <w:rPr>
          <w:rFonts w:cs="Times New Roman"/>
          <w:sz w:val="20"/>
          <w:szCs w:val="20"/>
        </w:rPr>
      </w:r>
    </w:p>
    <w:p>
      <w:pPr>
        <w:pStyle w:val="Normal"/>
        <w:spacing w:lineRule="auto" w:line="360"/>
        <w:rPr>
          <w:rFonts w:cs="Times New Roman"/>
          <w:del w:id="1592" w:author="Unknown Author" w:date="2019-06-20T09:08:00Z"/>
          <w:sz w:val="20"/>
          <w:szCs w:val="20"/>
        </w:rPr>
      </w:pPr>
      <w:del w:id="1591" w:author="Unknown Author" w:date="2019-06-20T09:08:00Z">
        <w:r>
          <w:rPr/>
        </w:r>
      </w:del>
    </w:p>
    <w:p>
      <w:pPr>
        <w:pStyle w:val="Normal"/>
        <w:spacing w:lineRule="auto" w:line="360"/>
        <w:rPr>
          <w:rFonts w:cs="Times New Roman"/>
          <w:del w:id="1594" w:author="Unknown Author" w:date="2019-06-03T13:34:00Z"/>
          <w:sz w:val="20"/>
          <w:szCs w:val="20"/>
        </w:rPr>
      </w:pPr>
      <w:del w:id="1593" w:author="Unknown Author" w:date="2019-06-03T13:34:00Z">
        <w:r>
          <w:rPr/>
        </w:r>
      </w:del>
    </w:p>
    <w:p>
      <w:pPr>
        <w:pStyle w:val="Normal"/>
        <w:spacing w:lineRule="auto" w:line="360"/>
        <w:rPr>
          <w:rFonts w:cs="Times New Roman"/>
          <w:del w:id="1596" w:author="Unknown Author" w:date="2019-05-23T16:36:00Z"/>
          <w:sz w:val="20"/>
          <w:szCs w:val="20"/>
        </w:rPr>
      </w:pPr>
      <w:del w:id="1595" w:author="Unknown Author" w:date="2019-05-23T16:36:00Z">
        <w:r>
          <w:rPr/>
        </w:r>
      </w:del>
    </w:p>
    <w:p>
      <w:pPr>
        <w:pStyle w:val="Normal"/>
        <w:spacing w:lineRule="auto" w:line="360"/>
        <w:rPr>
          <w:rFonts w:eastAsia="Times New Roman" w:cs="Times New Roman"/>
          <w:del w:id="1620" w:author="Unknown Author" w:date="2019-05-22T15:19:00Z"/>
          <w:sz w:val="20"/>
          <w:szCs w:val="20"/>
        </w:rPr>
      </w:pPr>
      <w:ins w:id="1597" w:author="Unknown Author" w:date="2019-05-22T14:41:00Z">
        <w:r>
          <w:rPr>
            <w:rFonts w:cs="Times New Roman"/>
            <w:sz w:val="20"/>
            <w:szCs w:val="20"/>
          </w:rPr>
          <w:t xml:space="preserve">The melt attributed to the presence of algae predicted by the energy balance modelling method was similar to that predicted using the radiative forcing method, with 1.37 </w:t>
        </w:r>
      </w:ins>
      <w:ins w:id="1598" w:author="Unknown Author" w:date="2019-05-22T14:41:00Z">
        <w:r>
          <w:rPr>
            <w:rFonts w:eastAsia="Times New Roman" w:cs="Times New Roman"/>
            <w:sz w:val="20"/>
            <w:szCs w:val="20"/>
          </w:rPr>
          <w:t>± 0.48 (S.E) cm w.e.</w:t>
        </w:r>
      </w:ins>
      <w:ins w:id="1599" w:author="Unknown Author" w:date="2019-05-22T14:41:00Z">
        <w:r>
          <w:rPr>
            <w:rFonts w:cs="Times New Roman"/>
            <w:sz w:val="20"/>
            <w:szCs w:val="20"/>
          </w:rPr>
          <w:t xml:space="preserve"> attributed to H</w:t>
        </w:r>
      </w:ins>
      <w:ins w:id="1600" w:author="Unknown Author" w:date="2019-05-22T14:41:00Z">
        <w:r>
          <w:rPr>
            <w:rFonts w:cs="Times New Roman"/>
            <w:sz w:val="20"/>
            <w:szCs w:val="20"/>
            <w:vertAlign w:val="subscript"/>
          </w:rPr>
          <w:t>bio</w:t>
        </w:r>
      </w:ins>
      <w:ins w:id="1601" w:author="Unknown Author" w:date="2019-05-22T14:41:00Z">
        <w:r>
          <w:rPr>
            <w:rFonts w:cs="Times New Roman"/>
            <w:sz w:val="20"/>
            <w:szCs w:val="20"/>
          </w:rPr>
          <w:t xml:space="preserve"> and 0.95 </w:t>
        </w:r>
      </w:ins>
      <w:ins w:id="1602" w:author="Unknown Author" w:date="2019-05-22T14:41:00Z">
        <w:r>
          <w:rPr>
            <w:rFonts w:eastAsia="Times New Roman" w:cs="Times New Roman"/>
            <w:sz w:val="20"/>
            <w:szCs w:val="20"/>
          </w:rPr>
          <w:t>± 0.41 (S.E) cm w.e. attributed to L</w:t>
        </w:r>
      </w:ins>
      <w:ins w:id="1603" w:author="Unknown Author" w:date="2019-05-22T14:41:00Z">
        <w:r>
          <w:rPr>
            <w:rFonts w:eastAsia="Times New Roman" w:cs="Times New Roman"/>
            <w:sz w:val="20"/>
            <w:szCs w:val="20"/>
            <w:vertAlign w:val="subscript"/>
          </w:rPr>
          <w:t>bio</w:t>
        </w:r>
      </w:ins>
      <w:ins w:id="1604" w:author="Unknown Author" w:date="2019-05-22T14:41:00Z">
        <w:r>
          <w:rPr>
            <w:rFonts w:eastAsia="Times New Roman" w:cs="Times New Roman"/>
            <w:sz w:val="20"/>
            <w:szCs w:val="20"/>
          </w:rPr>
          <w:t>.</w:t>
        </w:r>
      </w:ins>
      <w:ins w:id="1605" w:author="Unknown Author" w:date="2019-05-24T16:42:00Z">
        <w:r>
          <w:rPr>
            <w:rFonts w:eastAsia="Times New Roman" w:cs="Times New Roman"/>
            <w:sz w:val="20"/>
            <w:szCs w:val="20"/>
          </w:rPr>
          <w:t xml:space="preserve"> </w:t>
        </w:r>
      </w:ins>
      <w:ins w:id="1606" w:author="Unknown Author" w:date="2019-05-22T15:23:00Z">
        <w:r>
          <w:rPr>
            <w:rFonts w:cs="Times New Roman"/>
            <w:sz w:val="20"/>
            <w:szCs w:val="20"/>
          </w:rPr>
          <w:t xml:space="preserve">Expressing the melt attributed to algae as a proportion of the total melting in the algal sites gives 26.15 </w:t>
        </w:r>
      </w:ins>
      <w:ins w:id="1607" w:author="Unknown Author" w:date="2019-05-22T15:23:00Z">
        <w:r>
          <w:rPr>
            <w:rFonts w:eastAsia="Times New Roman" w:cs="Times New Roman"/>
            <w:sz w:val="20"/>
            <w:szCs w:val="20"/>
          </w:rPr>
          <w:t xml:space="preserve">± 3.77 % (S.E) </w:t>
        </w:r>
      </w:ins>
      <w:ins w:id="1608" w:author="Unknown Author" w:date="2019-05-22T15:23:00Z">
        <w:r>
          <w:rPr>
            <w:rFonts w:cs="Times New Roman"/>
            <w:sz w:val="20"/>
            <w:szCs w:val="20"/>
          </w:rPr>
          <w:t>of the local melting attributed to algae in the</w:t>
        </w:r>
      </w:ins>
      <w:ins w:id="1609" w:author="Unknown Author" w:date="2019-05-22T15:24:00Z">
        <w:r>
          <w:rPr>
            <w:rFonts w:cs="Times New Roman"/>
            <w:sz w:val="20"/>
            <w:szCs w:val="20"/>
          </w:rPr>
          <w:t xml:space="preserve"> H</w:t>
        </w:r>
      </w:ins>
      <w:ins w:id="1610" w:author="Unknown Author" w:date="2019-05-22T15:24:00Z">
        <w:r>
          <w:rPr>
            <w:rFonts w:cs="Times New Roman"/>
            <w:sz w:val="20"/>
            <w:szCs w:val="20"/>
            <w:vertAlign w:val="subscript"/>
          </w:rPr>
          <w:t>bio</w:t>
        </w:r>
      </w:ins>
      <w:ins w:id="1611" w:author="Unknown Author" w:date="2019-05-22T15:24:00Z">
        <w:r>
          <w:rPr>
            <w:rFonts w:cs="Times New Roman"/>
            <w:sz w:val="20"/>
            <w:szCs w:val="20"/>
          </w:rPr>
          <w:t xml:space="preserve"> surfaces and </w:t>
        </w:r>
      </w:ins>
      <w:ins w:id="1612" w:author="Unknown Author" w:date="2019-05-22T15:39:00Z">
        <w:r>
          <w:rPr>
            <w:rFonts w:cs="Times New Roman"/>
            <w:sz w:val="20"/>
            <w:szCs w:val="20"/>
          </w:rPr>
          <w:t>2</w:t>
        </w:r>
      </w:ins>
      <w:ins w:id="1613" w:author="Unknown Author" w:date="2019-05-24T17:39:00Z">
        <w:r>
          <w:rPr>
            <w:rFonts w:cs="Times New Roman"/>
            <w:sz w:val="20"/>
            <w:szCs w:val="20"/>
          </w:rPr>
          <w:t>1.6</w:t>
        </w:r>
      </w:ins>
      <w:ins w:id="1614" w:author="Unknown Author" w:date="2019-06-05T09:49:00Z">
        <w:r>
          <w:rPr>
            <w:rFonts w:cs="Times New Roman"/>
            <w:sz w:val="20"/>
            <w:szCs w:val="20"/>
          </w:rPr>
          <w:t>2</w:t>
        </w:r>
      </w:ins>
      <w:ins w:id="1615" w:author="Unknown Author" w:date="2019-05-22T15:26:00Z">
        <w:r>
          <w:rPr>
            <w:rFonts w:cs="Times New Roman"/>
            <w:sz w:val="20"/>
            <w:szCs w:val="20"/>
          </w:rPr>
          <w:t xml:space="preserve"> </w:t>
        </w:r>
      </w:ins>
      <w:ins w:id="1616" w:author="Unknown Author" w:date="2019-05-22T15:26:00Z">
        <w:r>
          <w:rPr>
            <w:rFonts w:eastAsia="Times New Roman" w:cs="Times New Roman"/>
            <w:sz w:val="20"/>
            <w:szCs w:val="20"/>
          </w:rPr>
          <w:t>± 5.07 %</w:t>
        </w:r>
      </w:ins>
      <w:ins w:id="1617" w:author="Unknown Author" w:date="2019-05-22T15:27:00Z">
        <w:r>
          <w:rPr>
            <w:rFonts w:eastAsia="Times New Roman" w:cs="Times New Roman"/>
            <w:sz w:val="20"/>
            <w:szCs w:val="20"/>
          </w:rPr>
          <w:t xml:space="preserve"> (S.E) for L</w:t>
        </w:r>
      </w:ins>
      <w:ins w:id="1618" w:author="Unknown Author" w:date="2019-05-22T15:27:00Z">
        <w:r>
          <w:rPr>
            <w:rFonts w:eastAsia="Times New Roman" w:cs="Times New Roman"/>
            <w:sz w:val="20"/>
            <w:szCs w:val="20"/>
            <w:vertAlign w:val="subscript"/>
          </w:rPr>
          <w:t>bio</w:t>
        </w:r>
      </w:ins>
      <w:ins w:id="1619" w:author="Unknown Author" w:date="2019-05-22T15:27:00Z">
        <w:r>
          <w:rPr>
            <w:rFonts w:eastAsia="Times New Roman" w:cs="Times New Roman"/>
            <w:sz w:val="20"/>
            <w:szCs w:val="20"/>
          </w:rPr>
          <w:t xml:space="preserve"> sur</w:t>
        </w:r>
      </w:ins>
    </w:p>
    <w:p>
      <w:pPr>
        <w:pStyle w:val="Normal"/>
        <w:spacing w:lineRule="auto" w:line="360"/>
        <w:rPr/>
      </w:pPr>
      <w:ins w:id="1621" w:author="Unknown Author" w:date="2019-06-05T08:53:00Z">
        <w:r>
          <w:rPr>
            <w:rFonts w:eastAsia="Times New Roman" w:cs="Times New Roman"/>
            <w:sz w:val="20"/>
            <w:szCs w:val="20"/>
          </w:rPr>
          <w:t>faces</w:t>
        </w:r>
      </w:ins>
      <w:ins w:id="1622" w:author="Unknown Author" w:date="2019-06-05T08:54:00Z">
        <w:r>
          <w:rPr>
            <w:rFonts w:eastAsia="Times New Roman" w:cs="Times New Roman"/>
            <w:color w:val="00000A"/>
            <w:sz w:val="20"/>
            <w:szCs w:val="20"/>
            <w:lang w:val="en-GB" w:eastAsia="de-DE" w:bidi="ar-SA"/>
          </w:rPr>
          <w:t>.</w:t>
        </w:r>
      </w:ins>
      <w:ins w:id="1623" w:author="Unknown Author" w:date="2019-06-05T08:54:00Z">
        <w:r>
          <w:rPr>
            <w:rFonts w:eastAsia="Times New Roman" w:cs="Times New Roman"/>
            <w:sz w:val="20"/>
            <w:szCs w:val="20"/>
          </w:rPr>
          <w:t xml:space="preserve"> </w:t>
        </w:r>
      </w:ins>
    </w:p>
    <w:p>
      <w:pPr>
        <w:pStyle w:val="Normal"/>
        <w:spacing w:lineRule="auto" w:line="360"/>
        <w:rPr>
          <w:rFonts w:ascii="Times New Roman" w:hAnsi="Times New Roman" w:cs="Times New Roman"/>
          <w:del w:id="1625" w:author="Unknown Author" w:date="2019-05-23T16:36:00Z"/>
          <w:sz w:val="20"/>
          <w:szCs w:val="20"/>
        </w:rPr>
      </w:pPr>
      <w:del w:id="1624" w:author="Unknown Author" w:date="2019-05-23T16:36:00Z">
        <w:r>
          <w:rPr>
            <w:rFonts w:cs="Times New Roman"/>
            <w:sz w:val="20"/>
            <w:szCs w:val="20"/>
          </w:rPr>
        </w:r>
      </w:del>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cs="Times New Roman"/>
          <w:del w:id="1627" w:author="Unknown Author" w:date="2019-06-03T11:14:00Z"/>
          <w:b/>
          <w:b/>
          <w:bCs/>
          <w:i w:val="false"/>
          <w:i w:val="false"/>
          <w:iCs w:val="false"/>
          <w:sz w:val="20"/>
          <w:szCs w:val="20"/>
        </w:rPr>
      </w:pPr>
      <w:del w:id="1626" w:author="Unknown Author" w:date="2019-06-03T11:14:00Z">
        <w:r>
          <w:rPr/>
        </w:r>
      </w:del>
    </w:p>
    <w:p>
      <w:pPr>
        <w:pStyle w:val="Normal"/>
        <w:spacing w:lineRule="auto" w:line="360"/>
        <w:rPr>
          <w:rFonts w:cs="Times New Roman"/>
          <w:del w:id="1629" w:author="Unknown Author" w:date="2019-05-23T16:36:00Z"/>
          <w:b/>
          <w:b/>
          <w:bCs/>
          <w:i w:val="false"/>
          <w:i w:val="false"/>
          <w:iCs w:val="false"/>
          <w:sz w:val="20"/>
          <w:szCs w:val="20"/>
        </w:rPr>
      </w:pPr>
      <w:del w:id="1628" w:author="Unknown Author" w:date="2019-05-23T16:36:00Z">
        <w:r>
          <w:rPr/>
        </w:r>
      </w:del>
    </w:p>
    <w:p>
      <w:pPr>
        <w:pStyle w:val="Normal"/>
        <w:spacing w:lineRule="auto" w:line="360"/>
        <w:rPr>
          <w:rFonts w:cs="Times New Roman"/>
          <w:del w:id="1631" w:author="Unknown Author" w:date="2019-05-22T15:27:00Z"/>
          <w:b/>
          <w:b/>
          <w:bCs/>
          <w:i w:val="false"/>
          <w:i w:val="false"/>
          <w:iCs w:val="false"/>
          <w:sz w:val="20"/>
          <w:szCs w:val="20"/>
        </w:rPr>
      </w:pPr>
      <w:del w:id="1630" w:author="Unknown Author" w:date="2019-05-22T15:27:00Z">
        <w:r>
          <w:rPr/>
        </w:r>
      </w:del>
    </w:p>
    <w:p>
      <w:pPr>
        <w:pStyle w:val="Normal"/>
        <w:spacing w:lineRule="auto" w:line="360"/>
        <w:rPr>
          <w:rFonts w:cs="Times New Roman"/>
          <w:del w:id="1633" w:author="Unknown Author" w:date="2019-06-03T13:35:00Z"/>
          <w:b/>
          <w:b/>
          <w:bCs/>
          <w:i w:val="false"/>
          <w:i w:val="false"/>
          <w:iCs w:val="false"/>
          <w:sz w:val="20"/>
          <w:szCs w:val="20"/>
        </w:rPr>
      </w:pPr>
      <w:del w:id="1632" w:author="Unknown Author" w:date="2019-05-22T15:33:00Z">
        <w:r>
          <w:rPr>
            <w:rFonts w:cs="Times New Roman"/>
            <w:sz w:val="20"/>
            <w:szCs w:val="20"/>
          </w:rPr>
          <w:delText>These estimates are similar to those made by Ganey et al. (2017) for heavy algal blooms on snow (21% of total melt due to ablation).</w:delText>
        </w:r>
      </w:del>
    </w:p>
    <w:p>
      <w:pPr>
        <w:pStyle w:val="Normal"/>
        <w:spacing w:lineRule="auto" w:line="360"/>
        <w:rPr>
          <w:rFonts w:cs="Times New Roman"/>
          <w:del w:id="1635" w:author="Unknown Author" w:date="2019-05-24T14:12:00Z"/>
          <w:b/>
          <w:b/>
          <w:bCs/>
          <w:i w:val="false"/>
          <w:i w:val="false"/>
          <w:iCs w:val="false"/>
          <w:sz w:val="20"/>
          <w:szCs w:val="20"/>
        </w:rPr>
      </w:pPr>
      <w:del w:id="1634" w:author="Unknown Author" w:date="2019-05-24T14:12:00Z">
        <w:r>
          <w:rPr/>
        </w:r>
      </w:del>
    </w:p>
    <w:p>
      <w:pPr>
        <w:pStyle w:val="Normal"/>
        <w:spacing w:lineRule="auto" w:line="360"/>
        <w:rPr/>
      </w:pPr>
      <w:r>
        <w:rPr>
          <w:rFonts w:cs="Times New Roman"/>
          <w:b/>
          <w:bCs/>
          <w:i w:val="false"/>
          <w:iCs w:val="false"/>
          <w:sz w:val="20"/>
          <w:szCs w:val="20"/>
          <w:rPrChange w:id="0" w:author="Unknown Author" w:date="2019-06-18T15:32:00Z"/>
        </w:rPr>
        <w:t xml:space="preserve">3.5 Algae </w:t>
      </w:r>
      <w:del w:id="1637" w:author="Unknown Author" w:date="2019-06-03T13:40:00Z">
        <w:r>
          <w:rPr>
            <w:rFonts w:cs="Times New Roman"/>
            <w:b/>
            <w:bCs/>
            <w:i w:val="false"/>
            <w:iCs w:val="false"/>
            <w:sz w:val="20"/>
            <w:szCs w:val="20"/>
          </w:rPr>
          <w:delText>cover a large proportion of the ice sheet</w:delText>
        </w:r>
      </w:del>
      <w:ins w:id="1638" w:author="Unknown Author" w:date="2019-06-03T13:40:00Z">
        <w:r>
          <w:rPr>
            <w:rFonts w:cs="Times New Roman"/>
            <w:b/>
            <w:bCs/>
            <w:i w:val="false"/>
            <w:iCs w:val="false"/>
            <w:sz w:val="20"/>
            <w:szCs w:val="20"/>
          </w:rPr>
          <w:t xml:space="preserve">are widespread across the south-western </w:t>
        </w:r>
      </w:ins>
      <w:ins w:id="1639" w:author="Unknown Author" w:date="2019-06-20T09:11:00Z">
        <w:r>
          <w:rPr>
            <w:rFonts w:cs="Times New Roman"/>
            <w:b/>
            <w:bCs/>
            <w:i w:val="false"/>
            <w:iCs w:val="false"/>
            <w:sz w:val="20"/>
            <w:szCs w:val="20"/>
          </w:rPr>
          <w:t>ablation zone</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cs="Times New Roman"/>
          <w:del w:id="1647" w:author="Unknown Author" w:date="2019-06-03T13:35:00Z"/>
          <w:sz w:val="20"/>
          <w:szCs w:val="20"/>
        </w:rPr>
      </w:pPr>
      <w:r>
        <w:rPr>
          <w:rFonts w:cs="Times New Roman"/>
          <w:sz w:val="20"/>
          <w:szCs w:val="20"/>
          <w:rPrChange w:id="0" w:author="Unknown Author" w:date="2019-06-18T15:32:00Z"/>
        </w:rPr>
        <w:t xml:space="preserve">Our analyses demonstrate that algae have a dramatic darkening effect on the ice surface, leading to increased melting. However, the importance of this effect depends upon the spatial extent of the algal blooms over thousands of kilometers.  </w:t>
      </w:r>
      <w:del w:id="1641" w:author="Unknown Author" w:date="2019-05-23T16:39:00Z">
        <w:r>
          <w:rPr>
            <w:rFonts w:cs="Times New Roman"/>
            <w:sz w:val="20"/>
            <w:szCs w:val="20"/>
          </w:rPr>
          <w:delText>We made 146 directional reflectance measurements immediately after albedo measurements for each sample surface, providing training data for supervised classification algorithms that were applied to multispectral imagery obtained by a UAV.</w:delText>
        </w:r>
      </w:del>
      <w:del w:id="1642" w:author="Unknown Author" w:date="2019-05-23T16:43:00Z">
        <w:r>
          <w:rPr>
            <w:rFonts w:cs="Times New Roman"/>
            <w:sz w:val="20"/>
            <w:szCs w:val="20"/>
          </w:rPr>
          <w:delText xml:space="preserve"> Directional reflectance is a more appropriate measurement than albedo for this purpose because it better approximates the measurements made by orbital remote sensing platforms and are less affected by surface heterogeneity, having smaller viewing footprints. Our </w:delText>
        </w:r>
      </w:del>
      <w:del w:id="1643" w:author="Unknown Author" w:date="2019-05-23T16:42:00Z">
        <w:r>
          <w:rPr>
            <w:rFonts w:cs="Times New Roman"/>
            <w:sz w:val="20"/>
            <w:szCs w:val="20"/>
          </w:rPr>
          <w:delText>ground spectra</w:delText>
        </w:r>
      </w:del>
      <w:del w:id="1644" w:author="Unknown Author" w:date="2019-05-23T16:43:00Z">
        <w:r>
          <w:rPr>
            <w:rFonts w:cs="Times New Roman"/>
            <w:sz w:val="20"/>
            <w:szCs w:val="20"/>
          </w:rPr>
          <w:delText xml:space="preserve"> were reduced to five bands matching the centre-wavelengths measured by our UAV multispectral camera. The reflectance dataset was divided randomly into training (80%) and test (20%) sets. </w:delText>
        </w:r>
      </w:del>
      <w:del w:id="1645" w:author="Unknown Author" w:date="2019-05-15T05:00:00Z">
        <w:r>
          <w:rPr>
            <w:rFonts w:cs="Times New Roman"/>
            <w:sz w:val="20"/>
            <w:szCs w:val="20"/>
          </w:rPr>
          <w:delText>The t</w:delText>
        </w:r>
      </w:del>
      <w:del w:id="1646" w:author="Unknown Author" w:date="2019-05-23T16:43:00Z">
        <w:r>
          <w:rPr>
            <w:rFonts w:cs="Times New Roman"/>
            <w:sz w:val="20"/>
            <w:szCs w:val="20"/>
          </w:rPr>
          <w:delText>his data was then used to train a random forest algorithm (chosen because of its high performance relative to other classifiers) to predict the surface class for each pixel in our UAV image, thereby enabling spatial upscaling of our field spectroscopic measurements. The accuracy, precision, recall and F1 score of the random forest classifier on the test set were all 95%.</w:delText>
        </w:r>
      </w:del>
    </w:p>
    <w:p>
      <w:pPr>
        <w:pStyle w:val="Normal"/>
        <w:spacing w:lineRule="auto" w:line="360"/>
        <w:rPr/>
      </w:pPr>
      <w:del w:id="1648" w:author="Unknown Author" w:date="2019-05-23T16:43:00Z">
        <w:r>
          <w:rPr>
            <w:rFonts w:cs="Times New Roman"/>
            <w:sz w:val="20"/>
            <w:szCs w:val="20"/>
          </w:rPr>
          <w:delText>The UAV image was obtained by flying a MicaSense Red-Edge camera integrated onto a quadcopter over a 0.04 km</w:delText>
        </w:r>
      </w:del>
      <w:del w:id="1649" w:author="Unknown Author" w:date="2019-05-23T16:43:00Z">
        <w:r>
          <w:rPr>
            <w:rFonts w:cs="Times New Roman"/>
            <w:sz w:val="20"/>
            <w:szCs w:val="20"/>
            <w:vertAlign w:val="superscript"/>
          </w:rPr>
          <w:delText>2</w:delText>
        </w:r>
      </w:del>
      <w:del w:id="1650" w:author="Unknown Author" w:date="2019-05-23T16:43:00Z">
        <w:r>
          <w:rPr>
            <w:rFonts w:cs="Times New Roman"/>
            <w:sz w:val="20"/>
            <w:szCs w:val="20"/>
          </w:rPr>
          <w:delText xml:space="preserve"> area grid with a ground resolution of 5 cm at our field site on 21</w:delText>
        </w:r>
      </w:del>
      <w:del w:id="1651" w:author="Unknown Author" w:date="2019-05-23T16:43:00Z">
        <w:r>
          <w:rPr>
            <w:rFonts w:cs="Times New Roman"/>
            <w:sz w:val="20"/>
            <w:szCs w:val="20"/>
            <w:vertAlign w:val="superscript"/>
          </w:rPr>
          <w:delText>st</w:delText>
        </w:r>
      </w:del>
      <w:del w:id="1652" w:author="Unknown Author" w:date="2019-05-23T16:43:00Z">
        <w:r>
          <w:rPr>
            <w:rFonts w:cs="Times New Roman"/>
            <w:sz w:val="20"/>
            <w:szCs w:val="20"/>
          </w:rPr>
          <w:delText xml:space="preserve"> July 2017.</w:delText>
        </w:r>
      </w:del>
      <w:ins w:id="1653" w:author="Unknown Author" w:date="2019-05-23T16:43:00Z">
        <w:r>
          <w:rPr>
            <w:rFonts w:cs="Times New Roman"/>
            <w:sz w:val="20"/>
            <w:szCs w:val="20"/>
          </w:rPr>
          <w:t xml:space="preserve">To determine spatial coverage at our field site we applied an RF classifier trained </w:t>
        </w:r>
      </w:ins>
      <w:ins w:id="1654" w:author="Unknown Author" w:date="2019-05-23T16:44:00Z">
        <w:r>
          <w:rPr>
            <w:rFonts w:cs="Times New Roman"/>
            <w:sz w:val="20"/>
            <w:szCs w:val="20"/>
          </w:rPr>
          <w:t>on our HCRF measurements, to multispectral images acquired from a UAV flown over a 200 x 200 m area.</w:t>
        </w:r>
      </w:ins>
      <w:r>
        <w:rPr>
          <w:rFonts w:cs="Times New Roman"/>
          <w:sz w:val="20"/>
          <w:szCs w:val="20"/>
          <w:rPrChange w:id="0" w:author="Unknown Author" w:date="2019-06-18T15:32:00Z"/>
        </w:rPr>
        <w:t xml:space="preserve"> The classified </w:t>
      </w:r>
      <w:ins w:id="1656" w:author="Unknown Author" w:date="2019-05-23T16:45:00Z">
        <w:r>
          <w:rPr>
            <w:rFonts w:cs="Times New Roman"/>
            <w:sz w:val="20"/>
            <w:szCs w:val="20"/>
          </w:rPr>
          <w:t xml:space="preserve">UAV </w:t>
        </w:r>
      </w:ins>
      <w:r>
        <w:rPr>
          <w:rFonts w:cs="Times New Roman"/>
          <w:sz w:val="20"/>
          <w:szCs w:val="20"/>
          <w:rPrChange w:id="0" w:author="Unknown Author" w:date="2019-06-18T15:32:00Z"/>
        </w:rPr>
        <w:t>image indicated that 78.5% of the area was covered by algal blooms of which 61.1% was L</w:t>
      </w:r>
      <w:r>
        <w:rPr>
          <w:rFonts w:cs="Times New Roman"/>
          <w:sz w:val="20"/>
          <w:szCs w:val="20"/>
          <w:vertAlign w:val="subscript"/>
          <w:rPrChange w:id="0" w:author="Unknown Author" w:date="2019-06-18T15:32:00Z"/>
        </w:rPr>
        <w:t>bio</w:t>
      </w:r>
      <w:r>
        <w:rPr>
          <w:rFonts w:cs="Times New Roman"/>
          <w:sz w:val="20"/>
          <w:szCs w:val="20"/>
          <w:rPrChange w:id="0" w:author="Unknown Author" w:date="2019-06-18T15:32:00Z"/>
        </w:rPr>
        <w:t xml:space="preserve"> and 17.4% was H</w:t>
      </w:r>
      <w:r>
        <w:rPr>
          <w:rFonts w:cs="Times New Roman"/>
          <w:sz w:val="20"/>
          <w:szCs w:val="20"/>
          <w:vertAlign w:val="subscript"/>
          <w:rPrChange w:id="0" w:author="Unknown Author" w:date="2019-06-18T15:32:00Z"/>
        </w:rPr>
        <w:t xml:space="preserve">bio </w:t>
      </w:r>
      <w:r>
        <w:rPr>
          <w:rFonts w:cs="Times New Roman"/>
          <w:sz w:val="20"/>
          <w:szCs w:val="20"/>
          <w:rPrChange w:id="0" w:author="Unknown Author" w:date="2019-06-18T15:32:00Z"/>
        </w:rPr>
        <w:t xml:space="preserve">(Table </w:t>
      </w:r>
      <w:del w:id="1662" w:author="Unknown Author" w:date="2019-07-01T08:43:00Z">
        <w:r>
          <w:rPr>
            <w:rFonts w:cs="Times New Roman"/>
            <w:sz w:val="20"/>
            <w:szCs w:val="20"/>
          </w:rPr>
          <w:delText>2</w:delText>
        </w:r>
      </w:del>
      <w:ins w:id="1663" w:author="Unknown Author" w:date="2019-07-01T08:43:00Z">
        <w:r>
          <w:rPr>
            <w:rFonts w:cs="Times New Roman"/>
            <w:sz w:val="20"/>
            <w:szCs w:val="20"/>
          </w:rPr>
          <w:t>3</w:t>
        </w:r>
      </w:ins>
      <w:r>
        <w:rPr>
          <w:rFonts w:cs="Times New Roman"/>
          <w:sz w:val="20"/>
          <w:szCs w:val="20"/>
          <w:rPrChange w:id="0" w:author="Unknown Author" w:date="2019-06-18T15:32:00Z"/>
        </w:rPr>
        <w:t>; Fig</w:t>
      </w:r>
      <w:del w:id="1665" w:author="Unknown Author" w:date="2019-05-21T07:32:00Z">
        <w:r>
          <w:rPr>
            <w:rFonts w:cs="Times New Roman"/>
            <w:sz w:val="20"/>
            <w:szCs w:val="20"/>
          </w:rPr>
          <w:delText>ure</w:delText>
        </w:r>
      </w:del>
      <w:r>
        <w:rPr>
          <w:rFonts w:cs="Times New Roman"/>
          <w:sz w:val="20"/>
          <w:szCs w:val="20"/>
          <w:rPrChange w:id="0" w:author="Unknown Author" w:date="2019-06-18T15:32:00Z"/>
        </w:rPr>
        <w:t xml:space="preserve"> </w:t>
      </w:r>
      <w:del w:id="1667" w:author="Unknown Author" w:date="2019-05-21T07:32:00Z">
        <w:r>
          <w:rPr>
            <w:rFonts w:cs="Times New Roman"/>
            <w:sz w:val="20"/>
            <w:szCs w:val="20"/>
          </w:rPr>
          <w:delText>3</w:delText>
        </w:r>
      </w:del>
      <w:ins w:id="1668" w:author="Unknown Author" w:date="2019-07-01T08:58:00Z">
        <w:r>
          <w:rPr>
            <w:rFonts w:cs="Times New Roman"/>
            <w:sz w:val="20"/>
            <w:szCs w:val="20"/>
          </w:rPr>
          <w:t>5</w:t>
        </w:r>
      </w:ins>
      <w:r>
        <w:rPr>
          <w:rFonts w:cs="Times New Roman"/>
          <w:sz w:val="20"/>
          <w:szCs w:val="20"/>
          <w:rPrChange w:id="0" w:author="Unknown Author" w:date="2019-06-18T15:32:00Z"/>
        </w:rPr>
        <w:t>). The high ground resolution of the imagery enabled a qualitative assessment of the algorithm performance by visual comparison between the classifier and the raw imagery (following Ryan et al. 2018</w:t>
      </w:r>
      <w:ins w:id="1670" w:author="Unknown Author" w:date="2019-06-12T14:59:00Z">
        <w:r>
          <w:rPr>
            <w:rFonts w:cs="Times New Roman"/>
            <w:sz w:val="20"/>
            <w:szCs w:val="20"/>
          </w:rPr>
          <w:t>a</w:t>
        </w:r>
      </w:ins>
      <w:r>
        <w:rPr>
          <w:rFonts w:cs="Times New Roman"/>
          <w:sz w:val="20"/>
          <w:szCs w:val="20"/>
          <w:rPrChange w:id="0" w:author="Unknown Author" w:date="2019-06-18T15:32:00Z"/>
        </w:rPr>
        <w:t xml:space="preserve">). The algorithm produced qualitatively realistic bloom shapes, correctly placed water in channels and individual cryoconite holes in their correct positions. The confusion matrix indicates that occasional misclassifications are generally between water and cryoconite (Supp Info </w:t>
      </w:r>
      <w:del w:id="1672" w:author="Unknown Author" w:date="2019-06-03T13:42:00Z">
        <w:r>
          <w:rPr>
            <w:rFonts w:cs="Times New Roman"/>
            <w:sz w:val="20"/>
            <w:szCs w:val="20"/>
            <w:highlight w:val="yellow"/>
          </w:rPr>
          <w:delText>2</w:delText>
        </w:r>
      </w:del>
      <w:ins w:id="1673" w:author="Unknown Author" w:date="2019-07-01T09:57:00Z">
        <w:r>
          <w:rPr>
            <w:rFonts w:cs="Times New Roman"/>
            <w:sz w:val="20"/>
            <w:szCs w:val="20"/>
          </w:rPr>
          <w:t>6</w:t>
        </w:r>
      </w:ins>
      <w:r>
        <w:rPr>
          <w:rFonts w:cs="Times New Roman"/>
          <w:sz w:val="20"/>
          <w:szCs w:val="20"/>
          <w:rPrChange w:id="0" w:author="Unknown Author" w:date="2019-06-18T15:32:00Z"/>
        </w:rPr>
        <w:t xml:space="preserve">). This is unsurprising since both cryoconite and water have relatively flat spectral shapes with few spectral features and cryoconite is often found beneath pools of surface water. We also point out that our cryoconite spectral reflectance measurements were made with cryoconite filling the entire field of view of the spectrometer, so best represent large cryoconite holes or dispersed cryoconite rather than surfaces peppered with many small holes. There was also some ambiguity between thin, wet snow and bare glacier ice, as these surfaces are spectrally similar. Nevertheless, these misclassifications affect a small area of the pixel and do not affect our estimate of algal bloom coverage. </w:t>
      </w:r>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A</w:t>
      </w:r>
      <w:ins w:id="1676" w:author="Unknown Author" w:date="2019-05-23T16:52:00Z">
        <w:r>
          <w:rPr>
            <w:rFonts w:cs="Times New Roman"/>
            <w:sz w:val="20"/>
            <w:szCs w:val="20"/>
          </w:rPr>
          <w:t>n RF</w:t>
        </w:r>
      </w:ins>
      <w:r>
        <w:rPr>
          <w:rFonts w:cs="Times New Roman"/>
          <w:sz w:val="20"/>
          <w:szCs w:val="20"/>
          <w:rPrChange w:id="0" w:author="Unknown Author" w:date="2019-06-18T15:32:00Z"/>
        </w:rPr>
        <w:t xml:space="preserve"> </w:t>
      </w:r>
      <w:del w:id="1678" w:author="Unknown Author" w:date="2019-05-23T16:51:00Z">
        <w:r>
          <w:rPr>
            <w:rFonts w:cs="Times New Roman"/>
            <w:sz w:val="20"/>
            <w:szCs w:val="20"/>
          </w:rPr>
          <w:delText>training set was</w:delText>
        </w:r>
      </w:del>
      <w:ins w:id="1679" w:author="Unknown Author" w:date="2019-05-23T16:51:00Z">
        <w:r>
          <w:rPr>
            <w:rFonts w:cs="Times New Roman"/>
            <w:sz w:val="20"/>
            <w:szCs w:val="20"/>
          </w:rPr>
          <w:t>classifier was also trained for application to</w:t>
        </w:r>
      </w:ins>
      <w:r>
        <w:rPr>
          <w:rFonts w:cs="Times New Roman"/>
          <w:sz w:val="20"/>
          <w:szCs w:val="20"/>
          <w:rPrChange w:id="0" w:author="Unknown Author" w:date="2019-06-18T15:32:00Z"/>
        </w:rPr>
        <w:t xml:space="preserve"> </w:t>
      </w:r>
      <w:del w:id="1681" w:author="Unknown Author" w:date="2019-05-23T16:51:00Z">
        <w:r>
          <w:rPr>
            <w:rFonts w:cs="Times New Roman"/>
            <w:sz w:val="20"/>
            <w:szCs w:val="20"/>
          </w:rPr>
          <w:delText xml:space="preserve">then produced for application to </w:delText>
        </w:r>
      </w:del>
      <w:r>
        <w:rPr>
          <w:rFonts w:cs="Times New Roman"/>
          <w:sz w:val="20"/>
          <w:szCs w:val="20"/>
          <w:rPrChange w:id="0" w:author="Unknown Author" w:date="2019-06-18T15:32:00Z"/>
        </w:rPr>
        <w:t>Sentinel-2 satellite data</w:t>
      </w:r>
      <w:del w:id="1683" w:author="Unknown Author" w:date="2019-05-23T16:52:00Z">
        <w:r>
          <w:rPr>
            <w:rFonts w:cs="Times New Roman"/>
            <w:sz w:val="20"/>
            <w:szCs w:val="20"/>
          </w:rPr>
          <w:delText xml:space="preserve"> by reducing the hyperspectral ground data to nine bands, coincident with those measured by Sentinel-2 at 20 m ground resolution</w:delText>
        </w:r>
      </w:del>
      <w:ins w:id="1684" w:author="Unknown Author" w:date="2019-06-03T13:41:00Z">
        <w:r>
          <w:rPr>
            <w:rFonts w:cs="Times New Roman"/>
            <w:sz w:val="20"/>
            <w:szCs w:val="20"/>
          </w:rPr>
          <w:t xml:space="preserve"> (Fig </w:t>
        </w:r>
      </w:ins>
      <w:ins w:id="1685" w:author="Unknown Author" w:date="2019-07-01T08:59:00Z">
        <w:r>
          <w:rPr>
            <w:rFonts w:cs="Times New Roman"/>
            <w:sz w:val="20"/>
            <w:szCs w:val="20"/>
          </w:rPr>
          <w:t>5</w:t>
        </w:r>
      </w:ins>
      <w:ins w:id="1686" w:author="Unknown Author" w:date="2019-06-03T13:42:00Z">
        <w:r>
          <w:rPr>
            <w:rFonts w:cs="Times New Roman"/>
            <w:sz w:val="20"/>
            <w:szCs w:val="20"/>
          </w:rPr>
          <w:t>)</w:t>
        </w:r>
      </w:ins>
      <w:r>
        <w:rPr>
          <w:rFonts w:cs="Times New Roman"/>
          <w:sz w:val="20"/>
          <w:szCs w:val="20"/>
          <w:rPrChange w:id="0" w:author="Unknown Author" w:date="2019-06-18T15:32:00Z"/>
        </w:rPr>
        <w:t xml:space="preserve">. The confusion matrices (Supp Info </w:t>
      </w:r>
      <w:del w:id="1688" w:author="Unknown Author" w:date="2019-06-03T13:42:00Z">
        <w:r>
          <w:rPr>
            <w:rFonts w:cs="Times New Roman"/>
            <w:sz w:val="20"/>
            <w:szCs w:val="20"/>
            <w:highlight w:val="yellow"/>
          </w:rPr>
          <w:delText>2</w:delText>
        </w:r>
      </w:del>
      <w:ins w:id="1689" w:author="Unknown Author" w:date="2019-07-01T09:57:00Z">
        <w:r>
          <w:rPr>
            <w:rFonts w:cs="Times New Roman"/>
            <w:sz w:val="20"/>
            <w:szCs w:val="20"/>
          </w:rPr>
          <w:t>6</w:t>
        </w:r>
      </w:ins>
      <w:r>
        <w:rPr>
          <w:rFonts w:cs="Times New Roman"/>
          <w:sz w:val="20"/>
          <w:szCs w:val="20"/>
          <w:rPrChange w:id="0" w:author="Unknown Author" w:date="2019-06-18T15:32:00Z"/>
        </w:rPr>
        <w:t xml:space="preserve">) indicate similar misclassification types and frequencies to the UAV model. The RF model was applied to </w:t>
      </w:r>
      <w:ins w:id="1691" w:author="Unknown Author" w:date="2019-05-24T09:15:00Z">
        <w:r>
          <w:rPr>
            <w:rFonts w:cs="Times New Roman"/>
            <w:sz w:val="20"/>
            <w:szCs w:val="20"/>
          </w:rPr>
          <w:t xml:space="preserve">the </w:t>
        </w:r>
      </w:ins>
      <w:r>
        <w:rPr>
          <w:rFonts w:cs="Times New Roman"/>
          <w:sz w:val="20"/>
          <w:szCs w:val="20"/>
          <w:rPrChange w:id="0" w:author="Unknown Author" w:date="2019-06-18T15:32:00Z"/>
        </w:rPr>
        <w:t>Sentinel-2 tile</w:t>
      </w:r>
      <w:del w:id="1693" w:author="Unknown Author" w:date="2019-05-24T09:15:00Z">
        <w:r>
          <w:rPr>
            <w:rFonts w:cs="Times New Roman"/>
            <w:sz w:val="20"/>
            <w:szCs w:val="20"/>
          </w:rPr>
          <w:delText>s</w:delText>
        </w:r>
      </w:del>
      <w:r>
        <w:rPr>
          <w:rFonts w:cs="Times New Roman"/>
          <w:sz w:val="20"/>
          <w:szCs w:val="20"/>
          <w:rPrChange w:id="0" w:author="Unknown Author" w:date="2019-06-18T15:32:00Z"/>
        </w:rPr>
        <w:t xml:space="preserve"> </w:t>
      </w:r>
      <w:del w:id="1695" w:author="Unknown Author" w:date="2019-05-24T09:15:00Z">
        <w:r>
          <w:rPr>
            <w:rFonts w:cs="Times New Roman"/>
            <w:sz w:val="20"/>
            <w:szCs w:val="20"/>
          </w:rPr>
          <w:delText>that were within the Dark Zone,</w:delText>
        </w:r>
      </w:del>
      <w:ins w:id="1696" w:author="Unknown Author" w:date="2019-05-24T09:15:00Z">
        <w:r>
          <w:rPr>
            <w:rFonts w:cs="Times New Roman"/>
            <w:sz w:val="20"/>
            <w:szCs w:val="20"/>
          </w:rPr>
          <w:t>covering our field s</w:t>
        </w:r>
      </w:ins>
      <w:ins w:id="1697" w:author="Unknown Author" w:date="2019-05-24T09:16:00Z">
        <w:r>
          <w:rPr>
            <w:rFonts w:cs="Times New Roman"/>
            <w:sz w:val="20"/>
            <w:szCs w:val="20"/>
          </w:rPr>
          <w:t>ite on the closest</w:t>
        </w:r>
      </w:ins>
      <w:r>
        <w:rPr>
          <w:rFonts w:cs="Times New Roman"/>
          <w:sz w:val="20"/>
          <w:szCs w:val="20"/>
          <w:rPrChange w:id="0" w:author="Unknown Author" w:date="2019-06-18T15:32:00Z"/>
        </w:rPr>
        <w:t xml:space="preserve"> cloud-free </w:t>
      </w:r>
      <w:del w:id="1699" w:author="Unknown Author" w:date="2019-05-24T09:16:00Z">
        <w:r>
          <w:rPr>
            <w:rFonts w:cs="Times New Roman"/>
            <w:sz w:val="20"/>
            <w:szCs w:val="20"/>
          </w:rPr>
          <w:delText>and available on the date of</w:delText>
        </w:r>
      </w:del>
      <w:ins w:id="1700" w:author="Unknown Author" w:date="2019-05-24T09:16:00Z">
        <w:r>
          <w:rPr>
            <w:rFonts w:cs="Times New Roman"/>
            <w:sz w:val="20"/>
            <w:szCs w:val="20"/>
          </w:rPr>
          <w:t xml:space="preserve"> retrieval to</w:t>
        </w:r>
      </w:ins>
      <w:r>
        <w:rPr>
          <w:rFonts w:cs="Times New Roman"/>
          <w:sz w:val="20"/>
          <w:szCs w:val="20"/>
          <w:rPrChange w:id="0" w:author="Unknown Author" w:date="2019-06-18T15:32:00Z"/>
        </w:rPr>
        <w:t xml:space="preserve"> our UAV flight</w:t>
      </w:r>
      <w:del w:id="1702" w:author="Unknown Author" w:date="2019-05-24T09:16:00Z">
        <w:r>
          <w:rPr>
            <w:rFonts w:cs="Times New Roman"/>
            <w:sz w:val="20"/>
            <w:szCs w:val="20"/>
          </w:rPr>
          <w:delText xml:space="preserve"> +/- 3 days</w:delText>
        </w:r>
      </w:del>
      <w:r>
        <w:rPr>
          <w:rFonts w:cs="Times New Roman"/>
          <w:sz w:val="20"/>
          <w:szCs w:val="20"/>
          <w:rPrChange w:id="0" w:author="Unknown Author" w:date="2019-06-18T15:32:00Z"/>
        </w:rPr>
        <w:t xml:space="preserve">. Non-ice areas were masked out prior to analyses. The classifier then predicted the surface type pixelwise across </w:t>
      </w:r>
      <w:del w:id="1704" w:author="Unknown Author" w:date="2019-05-24T09:16:00Z">
        <w:r>
          <w:rPr>
            <w:rFonts w:cs="Times New Roman"/>
            <w:sz w:val="20"/>
            <w:szCs w:val="20"/>
          </w:rPr>
          <w:delText>all</w:delText>
        </w:r>
      </w:del>
      <w:ins w:id="1705" w:author="Unknown Author" w:date="2019-05-24T09:16:00Z">
        <w:r>
          <w:rPr>
            <w:rFonts w:cs="Times New Roman"/>
            <w:sz w:val="20"/>
            <w:szCs w:val="20"/>
          </w:rPr>
          <w:t>the</w:t>
        </w:r>
      </w:ins>
      <w:r>
        <w:rPr>
          <w:rFonts w:cs="Times New Roman"/>
          <w:sz w:val="20"/>
          <w:szCs w:val="20"/>
          <w:rPrChange w:id="0" w:author="Unknown Author" w:date="2019-06-18T15:32:00Z"/>
        </w:rPr>
        <w:t xml:space="preserve"> </w:t>
      </w:r>
      <w:del w:id="1707" w:author="Unknown Author" w:date="2019-05-24T09:16:00Z">
        <w:r>
          <w:rPr>
            <w:rFonts w:cs="Times New Roman"/>
            <w:sz w:val="20"/>
            <w:szCs w:val="20"/>
          </w:rPr>
          <w:delText>Sentinel-2</w:delText>
        </w:r>
      </w:del>
      <w:ins w:id="1708" w:author="Unknown Author" w:date="2019-05-24T09:16:00Z">
        <w:r>
          <w:rPr>
            <w:rFonts w:cs="Times New Roman"/>
            <w:sz w:val="20"/>
            <w:szCs w:val="20"/>
          </w:rPr>
          <w:t>100 x 100 km</w:t>
        </w:r>
      </w:ins>
      <w:r>
        <w:rPr>
          <w:rFonts w:cs="Times New Roman"/>
          <w:sz w:val="20"/>
          <w:szCs w:val="20"/>
          <w:rPrChange w:id="0" w:author="Unknown Author" w:date="2019-06-18T15:32:00Z"/>
        </w:rPr>
        <w:t xml:space="preserve"> tile</w:t>
      </w:r>
      <w:del w:id="1710" w:author="Unknown Author" w:date="2019-05-24T09:16:00Z">
        <w:r>
          <w:rPr>
            <w:rFonts w:cs="Times New Roman"/>
            <w:sz w:val="20"/>
            <w:szCs w:val="20"/>
          </w:rPr>
          <w:delText>s</w:delText>
        </w:r>
      </w:del>
      <w:r>
        <w:rPr>
          <w:rFonts w:cs="Times New Roman"/>
          <w:sz w:val="20"/>
          <w:szCs w:val="20"/>
          <w:rPrChange w:id="0" w:author="Unknown Author" w:date="2019-06-18T15:32:00Z"/>
        </w:rPr>
        <w:t xml:space="preserve">. </w:t>
      </w:r>
      <w:del w:id="1712" w:author="Unknown Author" w:date="2019-05-24T09:16:00Z">
        <w:r>
          <w:rPr>
            <w:rFonts w:cs="Times New Roman"/>
            <w:sz w:val="20"/>
            <w:szCs w:val="20"/>
          </w:rPr>
          <w:delText xml:space="preserve">The resulting data were then pooled into one large dataset. </w:delText>
        </w:r>
      </w:del>
      <w:r>
        <w:rPr>
          <w:rFonts w:cs="Times New Roman"/>
          <w:sz w:val="20"/>
          <w:szCs w:val="20"/>
          <w:rPrChange w:id="0" w:author="Unknown Author" w:date="2019-06-18T15:32:00Z"/>
        </w:rPr>
        <w:t xml:space="preserve">The </w:t>
      </w:r>
      <w:del w:id="1714" w:author="Unknown Author" w:date="2019-05-24T09:16:00Z">
        <w:r>
          <w:rPr>
            <w:rFonts w:cs="Times New Roman"/>
            <w:sz w:val="20"/>
            <w:szCs w:val="20"/>
          </w:rPr>
          <w:delText>mean</w:delText>
        </w:r>
      </w:del>
      <w:ins w:id="1715" w:author="Unknown Author" w:date="2019-05-24T09:16:00Z">
        <w:r>
          <w:rPr>
            <w:rFonts w:cs="Times New Roman"/>
            <w:sz w:val="20"/>
            <w:szCs w:val="20"/>
          </w:rPr>
          <w:t>predicted</w:t>
        </w:r>
      </w:ins>
      <w:r>
        <w:rPr>
          <w:rFonts w:cs="Times New Roman"/>
          <w:sz w:val="20"/>
          <w:szCs w:val="20"/>
          <w:rPrChange w:id="0" w:author="Unknown Author" w:date="2019-06-18T15:32:00Z"/>
        </w:rPr>
        <w:t xml:space="preserve"> algal coverage </w:t>
      </w:r>
      <w:del w:id="1717" w:author="Unknown Author" w:date="2019-05-24T09:16:00Z">
        <w:r>
          <w:rPr>
            <w:rFonts w:cs="Times New Roman"/>
            <w:sz w:val="20"/>
            <w:szCs w:val="20"/>
          </w:rPr>
          <w:delText xml:space="preserve">across all tiles </w:delText>
        </w:r>
      </w:del>
      <w:r>
        <w:rPr>
          <w:rFonts w:cs="Times New Roman"/>
          <w:sz w:val="20"/>
          <w:szCs w:val="20"/>
          <w:rPrChange w:id="0" w:author="Unknown Author" w:date="2019-06-18T15:32:00Z"/>
        </w:rPr>
        <w:t xml:space="preserve">was </w:t>
      </w:r>
      <w:del w:id="1719" w:author="Unknown Author" w:date="2019-05-24T09:17:00Z">
        <w:r>
          <w:rPr>
            <w:rFonts w:cs="Times New Roman"/>
            <w:sz w:val="20"/>
            <w:szCs w:val="20"/>
          </w:rPr>
          <w:delText>18</w:delText>
        </w:r>
      </w:del>
      <w:ins w:id="1720" w:author="Unknown Author" w:date="2019-05-24T09:17:00Z">
        <w:r>
          <w:rPr>
            <w:rFonts w:cs="Times New Roman"/>
            <w:sz w:val="20"/>
            <w:szCs w:val="20"/>
          </w:rPr>
          <w:t>58.87</w:t>
        </w:r>
      </w:ins>
      <w:r>
        <w:rPr>
          <w:rFonts w:cs="Times New Roman"/>
          <w:sz w:val="20"/>
          <w:szCs w:val="20"/>
          <w:rPrChange w:id="0" w:author="Unknown Author" w:date="2019-06-18T15:32:00Z"/>
        </w:rPr>
        <w:t>%</w:t>
      </w:r>
      <w:del w:id="1722" w:author="Unknown Author" w:date="2019-05-24T09:17:00Z">
        <w:r>
          <w:rPr>
            <w:rFonts w:cs="Times New Roman"/>
            <w:sz w:val="20"/>
            <w:szCs w:val="20"/>
          </w:rPr>
          <w:delText>, however there was significant spatial heterogeneity, with the tile covering our field site in the Kangerlussuaq region having 44% algal coverage</w:delText>
        </w:r>
      </w:del>
      <w:r>
        <w:rPr>
          <w:rFonts w:cs="Times New Roman"/>
          <w:sz w:val="20"/>
          <w:szCs w:val="20"/>
          <w:rPrChange w:id="0" w:author="Unknown Author" w:date="2019-06-18T15:32:00Z"/>
        </w:rPr>
        <w:t>. H</w:t>
      </w:r>
      <w:r>
        <w:rPr>
          <w:rFonts w:cs="Times New Roman"/>
          <w:sz w:val="20"/>
          <w:szCs w:val="20"/>
          <w:vertAlign w:val="subscript"/>
          <w:rPrChange w:id="0" w:author="Unknown Author" w:date="2019-06-18T15:32:00Z"/>
        </w:rPr>
        <w:t>bio</w:t>
      </w:r>
      <w:r>
        <w:rPr>
          <w:rFonts w:cs="Times New Roman"/>
          <w:sz w:val="20"/>
          <w:szCs w:val="20"/>
          <w:rPrChange w:id="0" w:author="Unknown Author" w:date="2019-06-18T15:32:00Z"/>
        </w:rPr>
        <w:t xml:space="preserve"> surfaces were</w:t>
      </w:r>
      <w:ins w:id="1726" w:author="Unknown Author" w:date="2019-05-24T09:17:00Z">
        <w:r>
          <w:rPr>
            <w:rFonts w:cs="Times New Roman"/>
            <w:sz w:val="20"/>
            <w:szCs w:val="20"/>
          </w:rPr>
          <w:t xml:space="preserve"> much</w:t>
        </w:r>
      </w:ins>
      <w:r>
        <w:rPr>
          <w:rFonts w:cs="Times New Roman"/>
          <w:sz w:val="20"/>
          <w:szCs w:val="20"/>
          <w:rPrChange w:id="0" w:author="Unknown Author" w:date="2019-06-18T15:32:00Z"/>
        </w:rPr>
        <w:t xml:space="preserve"> less common than L</w:t>
      </w:r>
      <w:r>
        <w:rPr>
          <w:rFonts w:cs="Times New Roman"/>
          <w:sz w:val="20"/>
          <w:szCs w:val="20"/>
          <w:vertAlign w:val="subscript"/>
          <w:rPrChange w:id="0" w:author="Unknown Author" w:date="2019-06-18T15:32:00Z"/>
        </w:rPr>
        <w:t xml:space="preserve">bio </w:t>
      </w:r>
      <w:r>
        <w:rPr>
          <w:rFonts w:cs="Times New Roman"/>
          <w:position w:val="0"/>
          <w:sz w:val="20"/>
          <w:sz w:val="20"/>
          <w:szCs w:val="20"/>
          <w:vertAlign w:val="baseline"/>
          <w:rPrChange w:id="0" w:author="Unknown Author" w:date="2019-06-18T15:32:00Z"/>
        </w:rPr>
        <w:t>(</w:t>
      </w:r>
      <w:ins w:id="1730" w:author="Unknown Author" w:date="2019-05-24T09:17:00Z">
        <w:r>
          <w:rPr>
            <w:rFonts w:cs="Times New Roman"/>
            <w:position w:val="0"/>
            <w:sz w:val="20"/>
            <w:sz w:val="20"/>
            <w:szCs w:val="20"/>
            <w:vertAlign w:val="baseline"/>
          </w:rPr>
          <w:t>H</w:t>
        </w:r>
      </w:ins>
      <w:ins w:id="1731" w:author="Unknown Author" w:date="2019-05-24T09:17:00Z">
        <w:r>
          <w:rPr>
            <w:rFonts w:cs="Times New Roman"/>
            <w:sz w:val="20"/>
            <w:szCs w:val="20"/>
            <w:vertAlign w:val="subscript"/>
          </w:rPr>
          <w:t xml:space="preserve">bio </w:t>
        </w:r>
      </w:ins>
      <w:ins w:id="1732" w:author="Unknown Author" w:date="2019-05-24T09:17:00Z">
        <w:r>
          <w:rPr>
            <w:rFonts w:cs="Times New Roman"/>
            <w:position w:val="0"/>
            <w:sz w:val="20"/>
            <w:sz w:val="20"/>
            <w:szCs w:val="20"/>
            <w:vertAlign w:val="baseline"/>
          </w:rPr>
          <w:t>=</w:t>
        </w:r>
      </w:ins>
      <w:ins w:id="1733" w:author="Unknown Author" w:date="2019-05-24T09:17:00Z">
        <w:r>
          <w:rPr>
            <w:rFonts w:cs="Times New Roman"/>
            <w:sz w:val="20"/>
            <w:szCs w:val="20"/>
            <w:vertAlign w:val="subscript"/>
          </w:rPr>
          <w:t xml:space="preserve"> </w:t>
        </w:r>
      </w:ins>
      <w:ins w:id="1734" w:author="Unknown Author" w:date="2019-05-24T09:17:00Z">
        <w:r>
          <w:rPr>
            <w:rFonts w:cs="Times New Roman"/>
            <w:position w:val="0"/>
            <w:sz w:val="20"/>
            <w:sz w:val="20"/>
            <w:szCs w:val="20"/>
            <w:vertAlign w:val="baseline"/>
          </w:rPr>
          <w:t xml:space="preserve">2.53 % , </w:t>
        </w:r>
      </w:ins>
      <w:ins w:id="1735" w:author="Unknown Author" w:date="2019-05-24T09:18:00Z">
        <w:r>
          <w:rPr>
            <w:rFonts w:cs="Times New Roman"/>
            <w:position w:val="0"/>
            <w:sz w:val="20"/>
            <w:sz w:val="20"/>
            <w:szCs w:val="20"/>
            <w:vertAlign w:val="baseline"/>
          </w:rPr>
          <w:t>L</w:t>
        </w:r>
      </w:ins>
      <w:ins w:id="1736" w:author="Unknown Author" w:date="2019-05-24T09:18:00Z">
        <w:r>
          <w:rPr>
            <w:rFonts w:cs="Times New Roman"/>
            <w:sz w:val="20"/>
            <w:szCs w:val="20"/>
            <w:vertAlign w:val="subscript"/>
          </w:rPr>
          <w:t xml:space="preserve">bio </w:t>
        </w:r>
      </w:ins>
      <w:ins w:id="1737" w:author="Unknown Author" w:date="2019-05-24T09:18:00Z">
        <w:r>
          <w:rPr>
            <w:rFonts w:cs="Times New Roman"/>
            <w:position w:val="0"/>
            <w:sz w:val="20"/>
            <w:sz w:val="20"/>
            <w:szCs w:val="20"/>
            <w:vertAlign w:val="baseline"/>
          </w:rPr>
          <w:t>=</w:t>
        </w:r>
      </w:ins>
      <w:ins w:id="1738" w:author="Unknown Author" w:date="2019-05-24T09:18:00Z">
        <w:r>
          <w:rPr>
            <w:rFonts w:cs="Times New Roman"/>
            <w:sz w:val="20"/>
            <w:szCs w:val="20"/>
            <w:vertAlign w:val="subscript"/>
          </w:rPr>
          <w:t xml:space="preserve"> </w:t>
        </w:r>
      </w:ins>
      <w:ins w:id="1739" w:author="Unknown Author" w:date="2019-05-24T09:18:00Z">
        <w:r>
          <w:rPr>
            <w:rFonts w:cs="Times New Roman"/>
            <w:position w:val="0"/>
            <w:sz w:val="20"/>
            <w:sz w:val="20"/>
            <w:szCs w:val="20"/>
            <w:vertAlign w:val="baseline"/>
          </w:rPr>
          <w:t xml:space="preserve">56.54%, </w:t>
        </w:r>
      </w:ins>
      <w:r>
        <w:rPr>
          <w:rFonts w:cs="Times New Roman"/>
          <w:position w:val="0"/>
          <w:sz w:val="20"/>
          <w:sz w:val="20"/>
          <w:szCs w:val="20"/>
          <w:vertAlign w:val="baseline"/>
          <w:rPrChange w:id="0" w:author="Unknown Author" w:date="2019-06-18T15:32:00Z"/>
        </w:rPr>
        <w:t xml:space="preserve">Table </w:t>
      </w:r>
      <w:del w:id="1741" w:author="Unknown Author" w:date="2019-07-01T08:43:00Z">
        <w:r>
          <w:rPr>
            <w:rFonts w:cs="Times New Roman"/>
            <w:position w:val="0"/>
            <w:sz w:val="20"/>
            <w:sz w:val="20"/>
            <w:szCs w:val="20"/>
            <w:vertAlign w:val="baseline"/>
          </w:rPr>
          <w:delText>2</w:delText>
        </w:r>
      </w:del>
      <w:ins w:id="1742" w:author="Unknown Author" w:date="2019-07-01T08:43:00Z">
        <w:r>
          <w:rPr>
            <w:rFonts w:cs="Times New Roman"/>
            <w:position w:val="0"/>
            <w:sz w:val="20"/>
            <w:sz w:val="20"/>
            <w:szCs w:val="20"/>
            <w:vertAlign w:val="baseline"/>
          </w:rPr>
          <w:t>3</w:t>
        </w:r>
      </w:ins>
      <w:r>
        <w:rPr>
          <w:rFonts w:cs="Times New Roman"/>
          <w:position w:val="0"/>
          <w:sz w:val="20"/>
          <w:sz w:val="20"/>
          <w:szCs w:val="20"/>
          <w:vertAlign w:val="baseline"/>
          <w:rPrChange w:id="0" w:author="Unknown Author" w:date="2019-06-18T15:32:00Z"/>
        </w:rPr>
        <w:t>)</w:t>
      </w:r>
      <w:r>
        <w:rPr>
          <w:rFonts w:cs="Times New Roman"/>
          <w:sz w:val="20"/>
          <w:szCs w:val="20"/>
          <w:rPrChange w:id="0" w:author="Unknown Author" w:date="2019-06-18T15:32:00Z"/>
        </w:rPr>
        <w:t>. The spatial coverage by algae was different in the Sentinel and UAV datasets especially for H</w:t>
      </w:r>
      <w:r>
        <w:rPr>
          <w:rFonts w:cs="Times New Roman"/>
          <w:sz w:val="20"/>
          <w:szCs w:val="20"/>
          <w:vertAlign w:val="subscript"/>
          <w:rPrChange w:id="0" w:author="Unknown Author" w:date="2019-06-18T15:32:00Z"/>
        </w:rPr>
        <w:t>bio</w:t>
      </w:r>
      <w:r>
        <w:rPr>
          <w:rFonts w:cs="Times New Roman"/>
          <w:sz w:val="20"/>
          <w:szCs w:val="20"/>
          <w:rPrChange w:id="0" w:author="Unknown Author" w:date="2019-06-18T15:32:00Z"/>
        </w:rPr>
        <w:t>, likely because a) the Sentinel-2 imagery includes ice that is outside of the Dark Zone, raising the overall reflectivity, and b) even in the UAV image, which was retrieved from within the Dark Zone, H</w:t>
      </w:r>
      <w:r>
        <w:rPr>
          <w:rFonts w:cs="Times New Roman"/>
          <w:sz w:val="20"/>
          <w:szCs w:val="20"/>
          <w:vertAlign w:val="subscript"/>
          <w:rPrChange w:id="0" w:author="Unknown Author" w:date="2019-06-18T15:32:00Z"/>
        </w:rPr>
        <w:t>bio</w:t>
      </w:r>
      <w:r>
        <w:rPr>
          <w:rFonts w:cs="Times New Roman"/>
          <w:sz w:val="20"/>
          <w:szCs w:val="20"/>
          <w:rPrChange w:id="0" w:author="Unknown Author" w:date="2019-06-18T15:32:00Z"/>
        </w:rPr>
        <w:t xml:space="preserve"> surfaces comprise just 1</w:t>
      </w:r>
      <w:del w:id="1749" w:author="Unknown Author" w:date="2019-06-03T13:37:00Z">
        <w:r>
          <w:rPr>
            <w:rFonts w:cs="Times New Roman"/>
            <w:sz w:val="20"/>
            <w:szCs w:val="20"/>
          </w:rPr>
          <w:delText>5</w:delText>
        </w:r>
      </w:del>
      <w:ins w:id="1750" w:author="Unknown Author" w:date="2019-06-03T13:37:00Z">
        <w:r>
          <w:rPr>
            <w:rFonts w:cs="Times New Roman"/>
            <w:sz w:val="20"/>
            <w:szCs w:val="20"/>
          </w:rPr>
          <w:t>7</w:t>
        </w:r>
      </w:ins>
      <w:r>
        <w:rPr>
          <w:rFonts w:cs="Times New Roman"/>
          <w:sz w:val="20"/>
          <w:szCs w:val="20"/>
          <w:rPrChange w:id="0" w:author="Unknown Author" w:date="2019-06-18T15:32:00Z"/>
        </w:rPr>
        <w:t xml:space="preserve">% of the ice surface and have a patchy distribution, meaning they may not be detected by the 20 m resolution Sentinel-2 data. The lowest albedo surfaces – cryoconite and water – cover a small fraction (&lt; 3%) of the total area in both UAV and Sentinel-2 images (Table </w:t>
      </w:r>
      <w:del w:id="1752" w:author="Unknown Author" w:date="2019-07-01T08:44:00Z">
        <w:r>
          <w:rPr>
            <w:rFonts w:cs="Times New Roman"/>
            <w:sz w:val="20"/>
            <w:szCs w:val="20"/>
          </w:rPr>
          <w:delText>2</w:delText>
        </w:r>
      </w:del>
      <w:ins w:id="1753" w:author="Unknown Author" w:date="2019-07-01T08:44:00Z">
        <w:r>
          <w:rPr>
            <w:rFonts w:cs="Times New Roman"/>
            <w:sz w:val="20"/>
            <w:szCs w:val="20"/>
          </w:rPr>
          <w:t>3</w:t>
        </w:r>
      </w:ins>
      <w:r>
        <w:rPr>
          <w:rFonts w:cs="Times New Roman"/>
          <w:sz w:val="20"/>
          <w:szCs w:val="20"/>
          <w:rPrChange w:id="0" w:author="Unknown Author" w:date="2019-06-18T15:32:00Z"/>
        </w:rPr>
        <w:t>), although we note that many individual cryoconite holes will not be detected due to being smaller than the spatial resolution of either Sentinel-2 or the UAV. The spatial coverages reported here from our multispectral UAV imagery are consistent with a k-nearest neighbours classification scheme applied to RGB (Red, Green, Blue) imagery from a fixed wing UAV flight over the Kangerlussuaq region by Ryan et al. (2018</w:t>
      </w:r>
      <w:ins w:id="1755" w:author="Unknown Author" w:date="2019-06-12T14:59:00Z">
        <w:r>
          <w:rPr>
            <w:rFonts w:cs="Times New Roman"/>
            <w:sz w:val="20"/>
            <w:szCs w:val="20"/>
          </w:rPr>
          <w:t>a</w:t>
        </w:r>
      </w:ins>
      <w:r>
        <w:rPr>
          <w:rFonts w:cs="Times New Roman"/>
          <w:sz w:val="20"/>
          <w:szCs w:val="20"/>
          <w:rPrChange w:id="0" w:author="Unknown Author" w:date="2019-06-18T15:32:00Z"/>
        </w:rPr>
        <w:t>). They found up to 85% of the ice surface to be composed of ‘ice containing uniformly distributed impurities’ in the same region of the Dark Zone in July 2014, which our observations confirm were dominated by algae. They also found &lt; 2% of the ice surface to be cryoconite covered and water coverage was &lt; 5% (except for a supraglacial lake in their imaged area). This analysis demonstrates that algae are a major component of the ice surface.</w:t>
      </w:r>
      <w:ins w:id="1757" w:author="Unknown Author" w:date="2019-04-04T14:25:00Z">
        <w:r>
          <w:rPr>
            <w:rFonts w:cs="Times New Roman"/>
            <w:sz w:val="20"/>
            <w:szCs w:val="20"/>
          </w:rPr>
          <w:t xml:space="preserve"> The </w:t>
        </w:r>
      </w:ins>
      <w:ins w:id="1758" w:author="Unknown Author" w:date="2019-04-04T14:26:00Z">
        <w:r>
          <w:rPr>
            <w:rFonts w:cs="Times New Roman"/>
            <w:sz w:val="20"/>
            <w:szCs w:val="20"/>
          </w:rPr>
          <w:t xml:space="preserve">larger spatial coverage observed in UAV images compared to Sentinel-2 images likely results from spatial integration occurring at the coarser spatial resolution associated with Sentinel-2 data, where </w:t>
        </w:r>
      </w:ins>
      <w:ins w:id="1759" w:author="Unknown Author" w:date="2019-04-04T14:27:00Z">
        <w:r>
          <w:rPr>
            <w:rFonts w:cs="Times New Roman"/>
            <w:sz w:val="20"/>
            <w:szCs w:val="20"/>
          </w:rPr>
          <w:t>pixels are likely to be classified as CI unless the majority of the pixel is algae-covered. Smaller H</w:t>
        </w:r>
      </w:ins>
      <w:ins w:id="1760" w:author="Unknown Author" w:date="2019-04-04T14:27:00Z">
        <w:r>
          <w:rPr>
            <w:rFonts w:cs="Times New Roman"/>
            <w:sz w:val="20"/>
            <w:szCs w:val="20"/>
            <w:vertAlign w:val="subscript"/>
          </w:rPr>
          <w:t>bio</w:t>
        </w:r>
      </w:ins>
      <w:ins w:id="1761" w:author="Unknown Author" w:date="2019-04-04T14:27:00Z">
        <w:r>
          <w:rPr>
            <w:rFonts w:cs="Times New Roman"/>
            <w:sz w:val="20"/>
            <w:szCs w:val="20"/>
          </w:rPr>
          <w:t xml:space="preserve"> patches are rarely detected because they are very unlikely to cover the majority of a 20 m pixel. The higher detection limit for algae with decreasing ground resolution makes our estimate of spatial coverage from Sentinel-2</w:t>
        </w:r>
      </w:ins>
      <w:ins w:id="1762" w:author="Unknown Author" w:date="2019-04-04T14:28:00Z">
        <w:r>
          <w:rPr>
            <w:rFonts w:cs="Times New Roman"/>
            <w:sz w:val="20"/>
            <w:szCs w:val="20"/>
          </w:rPr>
          <w:t xml:space="preserve"> conservative.</w:t>
        </w:r>
      </w:ins>
      <w:ins w:id="1763" w:author="Unknown Author" w:date="2019-04-18T12:10:00Z">
        <w:r>
          <w:rPr>
            <w:rFonts w:cs="Times New Roman"/>
            <w:sz w:val="20"/>
            <w:szCs w:val="20"/>
          </w:rPr>
          <w:t xml:space="preserve"> </w:t>
        </w:r>
      </w:ins>
      <w:ins w:id="1764" w:author="Unknown Author" w:date="2019-06-03T13:38:00Z">
        <w:r>
          <w:rPr>
            <w:rFonts w:cs="Times New Roman"/>
            <w:sz w:val="20"/>
            <w:szCs w:val="20"/>
          </w:rPr>
          <w:t xml:space="preserve">We point out that this </w:t>
        </w:r>
      </w:ins>
      <w:ins w:id="1765" w:author="Unknown Author" w:date="2019-06-03T13:39:00Z">
        <w:r>
          <w:rPr>
            <w:rFonts w:cs="Times New Roman"/>
            <w:sz w:val="20"/>
            <w:szCs w:val="20"/>
          </w:rPr>
          <w:t>will have a much larger effect on studies aiming to quantify cell abundance using Sentinel-3 where the ground resolution is 300 m.</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b/>
          <w:bCs/>
          <w:i w:val="false"/>
          <w:iCs w:val="false"/>
          <w:sz w:val="20"/>
          <w:szCs w:val="20"/>
          <w:rPrChange w:id="0" w:author="Unknown Author" w:date="2019-06-18T15:32:00Z"/>
        </w:rPr>
        <w:t xml:space="preserve">3.6 Algae reduce </w:t>
      </w:r>
      <w:del w:id="1767" w:author="Unknown Author" w:date="2019-06-20T09:11:00Z">
        <w:r>
          <w:rPr>
            <w:rFonts w:cs="Times New Roman"/>
            <w:b/>
            <w:bCs/>
            <w:i w:val="false"/>
            <w:iCs w:val="false"/>
            <w:sz w:val="20"/>
            <w:szCs w:val="20"/>
          </w:rPr>
          <w:delText>ice</w:delText>
        </w:r>
      </w:del>
      <w:del w:id="1768" w:author="Unknown Author" w:date="2019-06-12T15:07:00Z">
        <w:r>
          <w:rPr>
            <w:rFonts w:cs="Times New Roman"/>
            <w:b/>
            <w:bCs/>
            <w:i w:val="false"/>
            <w:iCs w:val="false"/>
            <w:sz w:val="20"/>
            <w:szCs w:val="20"/>
          </w:rPr>
          <w:delText xml:space="preserve"> </w:delText>
        </w:r>
      </w:del>
      <w:del w:id="1769" w:author="Unknown Author" w:date="2019-06-20T09:11:00Z">
        <w:r>
          <w:rPr>
            <w:rFonts w:cs="Times New Roman"/>
            <w:b/>
            <w:bCs/>
            <w:i w:val="false"/>
            <w:iCs w:val="false"/>
            <w:sz w:val="20"/>
            <w:szCs w:val="20"/>
          </w:rPr>
          <w:delText xml:space="preserve">sheet </w:delText>
        </w:r>
      </w:del>
      <w:ins w:id="1770" w:author="Unknown Author" w:date="2019-06-20T09:11:00Z">
        <w:r>
          <w:rPr>
            <w:rFonts w:cs="Times New Roman"/>
            <w:b/>
            <w:bCs/>
            <w:i w:val="false"/>
            <w:iCs w:val="false"/>
            <w:sz w:val="20"/>
            <w:szCs w:val="20"/>
          </w:rPr>
          <w:t xml:space="preserve">the ice </w:t>
        </w:r>
      </w:ins>
      <w:r>
        <w:rPr>
          <w:rFonts w:cs="Times New Roman"/>
          <w:b/>
          <w:bCs/>
          <w:i w:val="false"/>
          <w:iCs w:val="false"/>
          <w:sz w:val="20"/>
          <w:szCs w:val="20"/>
          <w:rPrChange w:id="0" w:author="Unknown Author" w:date="2019-06-18T15:32:00Z"/>
        </w:rPr>
        <w:t xml:space="preserve">albedo </w:t>
      </w:r>
      <w:del w:id="1772" w:author="Unknown Author" w:date="2019-06-20T09:11:00Z">
        <w:r>
          <w:rPr>
            <w:rFonts w:cs="Times New Roman"/>
            <w:b/>
            <w:bCs/>
            <w:i w:val="false"/>
            <w:iCs w:val="false"/>
            <w:sz w:val="20"/>
            <w:szCs w:val="20"/>
          </w:rPr>
          <w:delText>at t</w:delText>
        </w:r>
      </w:del>
      <w:del w:id="1773" w:author="Unknown Author" w:date="2019-06-09T12:41:00Z">
        <w:r>
          <w:rPr>
            <w:rFonts w:cs="Times New Roman"/>
            <w:b/>
            <w:bCs/>
            <w:i w:val="false"/>
            <w:iCs w:val="false"/>
            <w:sz w:val="20"/>
            <w:szCs w:val="20"/>
          </w:rPr>
          <w:delText>he landscape</w:delText>
        </w:r>
      </w:del>
      <w:del w:id="1774" w:author="Unknown Author" w:date="2019-06-20T09:11:00Z">
        <w:r>
          <w:rPr>
            <w:rFonts w:cs="Times New Roman"/>
            <w:b/>
            <w:bCs/>
            <w:i w:val="false"/>
            <w:iCs w:val="false"/>
            <w:sz w:val="20"/>
            <w:szCs w:val="20"/>
          </w:rPr>
          <w:delText xml:space="preserve"> scale</w:delText>
        </w:r>
      </w:del>
      <w:ins w:id="1775" w:author="Unknown Author" w:date="2019-06-20T09:11:00Z">
        <w:r>
          <w:rPr>
            <w:rFonts w:cs="Times New Roman"/>
            <w:b/>
            <w:bCs/>
            <w:i w:val="false"/>
            <w:iCs w:val="false"/>
            <w:sz w:val="20"/>
            <w:szCs w:val="20"/>
          </w:rPr>
          <w:t>across the south-western ablation zone</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Multispectral imagery acquired by the UAV was converted to albedo using the narrowband to broadband conversion of Knap et al. (1998). The additional bands for the Sentinel-2 data enabled the application of Liang et al.’s (2002) narrowband to broadband conversion. There was</w:t>
      </w:r>
      <w:r>
        <w:rPr>
          <w:rFonts w:cs="Times New Roman"/>
          <w:color w:val="000000"/>
          <w:sz w:val="20"/>
          <w:szCs w:val="20"/>
          <w:rPrChange w:id="0" w:author="Unknown Author" w:date="2019-06-18T15:32:00Z"/>
        </w:rPr>
        <w:t xml:space="preserve"> a significant difference between the albedos of each surface class</w:t>
      </w:r>
      <w:r>
        <w:rPr>
          <w:rFonts w:cs="Times New Roman"/>
          <w:sz w:val="20"/>
          <w:szCs w:val="20"/>
          <w:rPrChange w:id="0" w:author="Unknown Author" w:date="2019-06-18T15:32:00Z"/>
        </w:rPr>
        <w:t xml:space="preserve"> in all four datasets</w:t>
      </w:r>
      <w:r>
        <w:rPr>
          <w:rFonts w:cs="Times New Roman"/>
          <w:color w:val="000000"/>
          <w:sz w:val="20"/>
          <w:szCs w:val="20"/>
          <w:rPrChange w:id="0" w:author="Unknown Author" w:date="2019-06-18T15:32:00Z"/>
        </w:rPr>
        <w:t>, consistent with the findings from our ground spectroscopy (Fig</w:t>
      </w:r>
      <w:del w:id="1780" w:author="Unknown Author" w:date="2019-05-21T07:32:00Z">
        <w:r>
          <w:rPr>
            <w:rFonts w:cs="Times New Roman"/>
            <w:color w:val="000000"/>
            <w:sz w:val="20"/>
            <w:szCs w:val="20"/>
          </w:rPr>
          <w:delText>ure</w:delText>
        </w:r>
      </w:del>
      <w:r>
        <w:rPr>
          <w:rFonts w:cs="Times New Roman"/>
          <w:color w:val="000000"/>
          <w:sz w:val="20"/>
          <w:szCs w:val="20"/>
          <w:rPrChange w:id="0" w:author="Unknown Author" w:date="2019-06-18T15:32:00Z"/>
        </w:rPr>
        <w:t xml:space="preserve"> </w:t>
      </w:r>
      <w:del w:id="1782" w:author="Unknown Author" w:date="2019-05-21T07:32:00Z">
        <w:r>
          <w:rPr>
            <w:rFonts w:cs="Times New Roman"/>
            <w:color w:val="000000"/>
            <w:sz w:val="20"/>
            <w:szCs w:val="20"/>
          </w:rPr>
          <w:delText>3</w:delText>
        </w:r>
      </w:del>
      <w:ins w:id="1783" w:author="Unknown Author" w:date="2019-07-01T08:59:00Z">
        <w:r>
          <w:rPr>
            <w:rFonts w:cs="Times New Roman"/>
            <w:color w:val="000000"/>
            <w:sz w:val="20"/>
            <w:szCs w:val="20"/>
          </w:rPr>
          <w:t>5</w:t>
        </w:r>
      </w:ins>
      <w:r>
        <w:rPr>
          <w:rFonts w:cs="Times New Roman"/>
          <w:color w:val="000000"/>
          <w:sz w:val="20"/>
          <w:szCs w:val="20"/>
          <w:rPrChange w:id="0" w:author="Unknown Author" w:date="2019-06-18T15:32:00Z"/>
        </w:rPr>
        <w:t xml:space="preserve">; Table </w:t>
      </w:r>
      <w:del w:id="1785" w:author="Unknown Author" w:date="2019-07-01T08:44:00Z">
        <w:r>
          <w:rPr>
            <w:rFonts w:cs="Times New Roman"/>
            <w:color w:val="000000"/>
            <w:sz w:val="20"/>
            <w:szCs w:val="20"/>
          </w:rPr>
          <w:delText>1</w:delText>
        </w:r>
      </w:del>
      <w:ins w:id="1786" w:author="Unknown Author" w:date="2019-07-01T08:44:00Z">
        <w:r>
          <w:rPr>
            <w:rFonts w:cs="Times New Roman"/>
            <w:color w:val="000000"/>
            <w:sz w:val="20"/>
            <w:szCs w:val="20"/>
          </w:rPr>
          <w:t>2</w:t>
        </w:r>
      </w:ins>
      <w:r>
        <w:rPr>
          <w:rFonts w:cs="Times New Roman"/>
          <w:color w:val="000000"/>
          <w:sz w:val="20"/>
          <w:szCs w:val="20"/>
          <w:rPrChange w:id="0" w:author="Unknown Author" w:date="2019-06-18T15:32:00Z"/>
        </w:rPr>
        <w:t>). The albedo of each surface class is approximately consistent between the datasets,</w:t>
      </w:r>
      <w:r>
        <w:rPr>
          <w:rFonts w:cs="Times New Roman"/>
          <w:sz w:val="20"/>
          <w:szCs w:val="20"/>
          <w:rPrChange w:id="0" w:author="Unknown Author" w:date="2019-06-18T15:32:00Z"/>
        </w:rPr>
        <w:t xml:space="preserve"> despite the variation in</w:t>
      </w:r>
      <w:r>
        <w:rPr>
          <w:rFonts w:cs="Times New Roman"/>
          <w:color w:val="000000"/>
          <w:sz w:val="20"/>
          <w:szCs w:val="20"/>
          <w:rPrChange w:id="0" w:author="Unknown Author" w:date="2019-06-18T15:32:00Z"/>
        </w:rPr>
        <w:t xml:space="preserve"> spatial coverage</w:t>
      </w:r>
      <w:del w:id="1790" w:author="Unknown Author" w:date="2019-06-03T13:43:00Z">
        <w:r>
          <w:rPr>
            <w:rFonts w:cs="Times New Roman"/>
            <w:color w:val="000000"/>
            <w:sz w:val="20"/>
            <w:szCs w:val="20"/>
          </w:rPr>
          <w:delText xml:space="preserve"> (Table 2)</w:delText>
        </w:r>
      </w:del>
      <w:r>
        <w:rPr>
          <w:rFonts w:cs="Times New Roman"/>
          <w:color w:val="000000"/>
          <w:sz w:val="20"/>
          <w:szCs w:val="20"/>
          <w:rPrChange w:id="0" w:author="Unknown Author" w:date="2019-06-18T15:32:00Z"/>
        </w:rPr>
        <w:t xml:space="preserve">, </w:t>
      </w:r>
      <w:r>
        <w:rPr>
          <w:rFonts w:cs="Times New Roman"/>
          <w:sz w:val="20"/>
          <w:szCs w:val="20"/>
          <w:rPrChange w:id="0" w:author="Unknown Author" w:date="2019-06-18T15:32:00Z"/>
        </w:rPr>
        <w:t>giving confidence in the accuracy of our remote</w:t>
      </w:r>
      <w:ins w:id="1793" w:author="Unknown Author" w:date="2019-06-12T15:10:00Z">
        <w:r>
          <w:rPr>
            <w:rFonts w:cs="Times New Roman"/>
            <w:sz w:val="20"/>
            <w:szCs w:val="20"/>
          </w:rPr>
          <w:t>-</w:t>
        </w:r>
      </w:ins>
      <w:del w:id="1794" w:author="Unknown Author" w:date="2019-06-12T15:10:00Z">
        <w:r>
          <w:rPr>
            <w:rFonts w:cs="Times New Roman"/>
            <w:sz w:val="20"/>
            <w:szCs w:val="20"/>
          </w:rPr>
          <w:delText xml:space="preserve"> </w:delText>
        </w:r>
      </w:del>
      <w:r>
        <w:rPr>
          <w:rFonts w:cs="Times New Roman"/>
          <w:sz w:val="20"/>
          <w:szCs w:val="20"/>
          <w:rPrChange w:id="0" w:author="Unknown Author" w:date="2019-06-18T15:32:00Z"/>
        </w:rPr>
        <w:t>sensing albedo retrievals and the classification algorithm.</w:t>
      </w:r>
      <w:ins w:id="1796" w:author="Unknown Author" w:date="2019-06-03T13:44:00Z">
        <w:r>
          <w:rPr>
            <w:rFonts w:cs="Times New Roman"/>
            <w:sz w:val="20"/>
            <w:szCs w:val="20"/>
          </w:rPr>
          <w:t xml:space="preserve"> </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del w:id="1797" w:author="Unknown Author" w:date="2019-06-03T13:44:00Z">
        <w:r>
          <w:rPr>
            <w:rFonts w:cs="Times New Roman"/>
            <w:color w:val="000000"/>
            <w:sz w:val="20"/>
            <w:szCs w:val="20"/>
          </w:rPr>
          <w:delText>Our satellite remote sensing data demonstrates that algal blooms are a major component of the ice surface in this area (Table 1,2, Fig</w:delText>
        </w:r>
      </w:del>
      <w:del w:id="1798" w:author="Unknown Author" w:date="2019-05-21T07:32:00Z">
        <w:r>
          <w:rPr>
            <w:rFonts w:cs="Times New Roman"/>
            <w:color w:val="000000"/>
            <w:sz w:val="20"/>
            <w:szCs w:val="20"/>
          </w:rPr>
          <w:delText>ure</w:delText>
        </w:r>
      </w:del>
      <w:del w:id="1799" w:author="Unknown Author" w:date="2019-06-03T13:44:00Z">
        <w:r>
          <w:rPr>
            <w:rFonts w:cs="Times New Roman"/>
            <w:color w:val="000000"/>
            <w:sz w:val="20"/>
            <w:szCs w:val="20"/>
          </w:rPr>
          <w:delText xml:space="preserve"> </w:delText>
        </w:r>
      </w:del>
      <w:del w:id="1800" w:author="Unknown Author" w:date="2019-05-21T07:32:00Z">
        <w:r>
          <w:rPr>
            <w:rFonts w:cs="Times New Roman"/>
            <w:color w:val="000000"/>
            <w:sz w:val="20"/>
            <w:szCs w:val="20"/>
          </w:rPr>
          <w:delText>3</w:delText>
        </w:r>
      </w:del>
      <w:del w:id="1801" w:author="Unknown Author" w:date="2019-06-03T13:44:00Z">
        <w:r>
          <w:rPr>
            <w:rFonts w:cs="Times New Roman"/>
            <w:color w:val="000000"/>
            <w:sz w:val="20"/>
            <w:szCs w:val="20"/>
          </w:rPr>
          <w:delText xml:space="preserve">, Supp Info 4), and </w:delText>
        </w:r>
      </w:del>
      <w:ins w:id="1802" w:author="Unknown Author" w:date="2019-06-03T13:45:00Z">
        <w:r>
          <w:rPr>
            <w:rFonts w:cs="Times New Roman"/>
            <w:sz w:val="20"/>
            <w:szCs w:val="20"/>
          </w:rPr>
          <w:t>In the expansive areas (Fig 5) w</w:t>
        </w:r>
      </w:ins>
      <w:ins w:id="1803" w:author="Unknown Author" w:date="2019-06-03T13:44:00Z">
        <w:r>
          <w:rPr>
            <w:rFonts w:cs="Times New Roman"/>
            <w:sz w:val="20"/>
            <w:szCs w:val="20"/>
          </w:rPr>
          <w:t xml:space="preserve">here </w:t>
        </w:r>
      </w:ins>
      <w:del w:id="1804" w:author="Unknown Author" w:date="2019-06-03T13:44:00Z">
        <w:r>
          <w:rPr>
            <w:rFonts w:cs="Times New Roman"/>
            <w:color w:val="000000"/>
            <w:sz w:val="20"/>
            <w:szCs w:val="20"/>
          </w:rPr>
          <w:delText>where they</w:delText>
        </w:r>
      </w:del>
      <w:ins w:id="1805" w:author="Unknown Author" w:date="2019-06-03T13:44:00Z">
        <w:r>
          <w:rPr>
            <w:rFonts w:cs="Times New Roman"/>
            <w:sz w:val="20"/>
            <w:szCs w:val="20"/>
          </w:rPr>
          <w:t>algae</w:t>
        </w:r>
      </w:ins>
      <w:r>
        <w:rPr>
          <w:rFonts w:cs="Times New Roman"/>
          <w:color w:val="000000"/>
          <w:sz w:val="20"/>
          <w:szCs w:val="20"/>
          <w:rPrChange w:id="0" w:author="Unknown Author" w:date="2019-06-18T15:32:00Z"/>
        </w:rPr>
        <w:t xml:space="preserve"> are present the ice albedo is on average 0.13 lower for L</w:t>
      </w:r>
      <w:r>
        <w:rPr>
          <w:rFonts w:cs="Times New Roman"/>
          <w:color w:val="000000"/>
          <w:sz w:val="20"/>
          <w:szCs w:val="20"/>
          <w:vertAlign w:val="subscript"/>
          <w:rPrChange w:id="0" w:author="Unknown Author" w:date="2019-06-18T15:32:00Z"/>
        </w:rPr>
        <w:t>bio</w:t>
      </w:r>
      <w:r>
        <w:rPr>
          <w:rFonts w:cs="Times New Roman"/>
          <w:color w:val="000000"/>
          <w:sz w:val="20"/>
          <w:szCs w:val="20"/>
          <w:rPrChange w:id="0" w:author="Unknown Author" w:date="2019-06-18T15:32:00Z"/>
        </w:rPr>
        <w:t xml:space="preserve"> and 0.2</w:t>
      </w:r>
      <w:del w:id="1809" w:author="Unknown Author" w:date="2019-05-24T14:33:00Z">
        <w:r>
          <w:rPr>
            <w:rFonts w:cs="Times New Roman"/>
            <w:color w:val="000000"/>
            <w:sz w:val="20"/>
            <w:szCs w:val="20"/>
          </w:rPr>
          <w:delText>0</w:delText>
        </w:r>
      </w:del>
      <w:ins w:id="1810" w:author="Unknown Author" w:date="2019-05-24T14:33:00Z">
        <w:r>
          <w:rPr>
            <w:rFonts w:cs="Times New Roman"/>
            <w:color w:val="000000"/>
            <w:sz w:val="20"/>
            <w:szCs w:val="20"/>
          </w:rPr>
          <w:t>5</w:t>
        </w:r>
      </w:ins>
      <w:r>
        <w:rPr>
          <w:rFonts w:cs="Times New Roman"/>
          <w:color w:val="000000"/>
          <w:sz w:val="20"/>
          <w:szCs w:val="20"/>
          <w:rPrChange w:id="0" w:author="Unknown Author" w:date="2019-06-18T15:32:00Z"/>
        </w:rPr>
        <w:t xml:space="preserve"> lower for H</w:t>
      </w:r>
      <w:r>
        <w:rPr>
          <w:rFonts w:cs="Times New Roman"/>
          <w:color w:val="000000"/>
          <w:sz w:val="20"/>
          <w:szCs w:val="20"/>
          <w:vertAlign w:val="subscript"/>
          <w:rPrChange w:id="0" w:author="Unknown Author" w:date="2019-06-18T15:32:00Z"/>
        </w:rPr>
        <w:t>bio</w:t>
      </w:r>
      <w:r>
        <w:rPr>
          <w:rFonts w:cs="Times New Roman"/>
          <w:color w:val="000000"/>
          <w:sz w:val="20"/>
          <w:szCs w:val="20"/>
          <w:rPrChange w:id="0" w:author="Unknown Author" w:date="2019-06-18T15:32:00Z"/>
        </w:rPr>
        <w:t xml:space="preserve"> compared to clean ice (Table </w:t>
      </w:r>
      <w:del w:id="1814" w:author="Unknown Author" w:date="2019-07-01T08:44:00Z">
        <w:r>
          <w:rPr>
            <w:rFonts w:cs="Times New Roman"/>
            <w:color w:val="000000"/>
            <w:sz w:val="20"/>
            <w:szCs w:val="20"/>
          </w:rPr>
          <w:delText>1</w:delText>
        </w:r>
      </w:del>
      <w:ins w:id="1815" w:author="Unknown Author" w:date="2019-07-01T08:44:00Z">
        <w:r>
          <w:rPr>
            <w:rFonts w:cs="Times New Roman"/>
            <w:color w:val="000000"/>
            <w:sz w:val="20"/>
            <w:szCs w:val="20"/>
          </w:rPr>
          <w:t>2</w:t>
        </w:r>
      </w:ins>
      <w:r>
        <w:rPr>
          <w:rFonts w:cs="Times New Roman"/>
          <w:color w:val="000000"/>
          <w:sz w:val="20"/>
          <w:szCs w:val="20"/>
          <w:rPrChange w:id="0" w:author="Unknown Author" w:date="2019-06-18T15:32:00Z"/>
        </w:rPr>
        <w:t>). This, combined with our ground-based spectroscopy</w:t>
      </w:r>
      <w:del w:id="1817" w:author="Unknown Author" w:date="2019-05-24T14:34:00Z">
        <w:r>
          <w:rPr>
            <w:rFonts w:cs="Times New Roman"/>
            <w:color w:val="000000"/>
            <w:sz w:val="20"/>
            <w:szCs w:val="20"/>
          </w:rPr>
          <w:delText xml:space="preserve"> and radiative forcing calculations</w:delText>
        </w:r>
      </w:del>
      <w:ins w:id="1818" w:author="Unknown Author" w:date="2019-05-24T14:34:00Z">
        <w:r>
          <w:rPr>
            <w:rFonts w:cs="Times New Roman"/>
            <w:color w:val="000000"/>
            <w:sz w:val="20"/>
            <w:szCs w:val="20"/>
          </w:rPr>
          <w:t>, radiative forcing calculations, radiative transfer and energy balance modelling</w:t>
        </w:r>
      </w:ins>
      <w:r>
        <w:rPr>
          <w:rFonts w:cs="Times New Roman"/>
          <w:color w:val="000000"/>
          <w:sz w:val="20"/>
          <w:szCs w:val="20"/>
          <w:rPrChange w:id="0" w:author="Unknown Author" w:date="2019-06-18T15:32:00Z"/>
        </w:rPr>
        <w:t>, provides robust evidence in support of algae having a significant melt-accelerating effect on the GrIS. We cannot yet explicitly separate mineral and biological effects, but our theoretical and empirical analyses indicate that: a) local mineral dust cannot explain the observed albedo reduction, b) low</w:t>
      </w:r>
      <w:del w:id="1820" w:author="Unknown Author" w:date="2019-06-12T18:31:00Z">
        <w:r>
          <w:rPr>
            <w:rFonts w:cs="Times New Roman"/>
            <w:color w:val="000000"/>
            <w:sz w:val="20"/>
            <w:szCs w:val="20"/>
          </w:rPr>
          <w:delText xml:space="preserve"> </w:delText>
        </w:r>
      </w:del>
      <w:ins w:id="1821" w:author="Unknown Author" w:date="2019-06-12T18:31:00Z">
        <w:r>
          <w:rPr>
            <w:rFonts w:cs="Times New Roman"/>
            <w:color w:val="000000"/>
            <w:sz w:val="20"/>
            <w:szCs w:val="20"/>
          </w:rPr>
          <w:t>-</w:t>
        </w:r>
      </w:ins>
      <w:r>
        <w:rPr>
          <w:rFonts w:cs="Times New Roman"/>
          <w:color w:val="000000"/>
          <w:sz w:val="20"/>
          <w:szCs w:val="20"/>
          <w:rPrChange w:id="0" w:author="Unknown Author" w:date="2019-06-18T15:32:00Z"/>
        </w:rPr>
        <w:t>albedo areas had significantly elevated algal cell numbers relative to clean ice,</w:t>
      </w:r>
      <w:r>
        <w:rPr>
          <w:rFonts w:cs="Times New Roman"/>
          <w:color w:val="FF3333"/>
          <w:sz w:val="20"/>
          <w:szCs w:val="20"/>
          <w:rPrChange w:id="0" w:author="Unknown Author" w:date="2019-06-18T15:32:00Z"/>
        </w:rPr>
        <w:t xml:space="preserve"> </w:t>
      </w:r>
      <w:r>
        <w:rPr>
          <w:rFonts w:cs="Times New Roman"/>
          <w:color w:val="000000"/>
          <w:sz w:val="20"/>
          <w:szCs w:val="20"/>
          <w:rPrChange w:id="0" w:author="Unknown Author" w:date="2019-06-18T15:32:00Z"/>
        </w:rPr>
        <w:t xml:space="preserve">c) uniquely biological features were detectable in the spectra and derivative spectra for the lower albedo sites, and d) radiative transfer models incorporating algal cells with realistic pigment profiles demonstrate the mechanism of albedo reduction. These </w:t>
      </w:r>
      <w:del w:id="1825" w:author="Unknown Author" w:date="2019-05-24T14:35:00Z">
        <w:r>
          <w:rPr>
            <w:rFonts w:cs="Times New Roman"/>
            <w:color w:val="000000"/>
            <w:sz w:val="20"/>
            <w:szCs w:val="20"/>
          </w:rPr>
          <w:delText>reasons</w:delText>
        </w:r>
      </w:del>
      <w:ins w:id="1826" w:author="Unknown Author" w:date="2019-05-24T14:35:00Z">
        <w:r>
          <w:rPr>
            <w:rFonts w:cs="Times New Roman"/>
            <w:color w:val="000000"/>
            <w:sz w:val="20"/>
            <w:szCs w:val="20"/>
          </w:rPr>
          <w:t>observations</w:t>
        </w:r>
      </w:ins>
      <w:r>
        <w:rPr>
          <w:rFonts w:cs="Times New Roman"/>
          <w:color w:val="000000"/>
          <w:sz w:val="20"/>
          <w:szCs w:val="20"/>
          <w:rPrChange w:id="0" w:author="Unknown Author" w:date="2019-06-18T15:32:00Z"/>
        </w:rPr>
        <w:t xml:space="preserve"> confirm that supervised classification of H</w:t>
      </w:r>
      <w:r>
        <w:rPr>
          <w:rFonts w:cs="Times New Roman"/>
          <w:color w:val="000000"/>
          <w:sz w:val="20"/>
          <w:szCs w:val="20"/>
          <w:vertAlign w:val="subscript"/>
          <w:rPrChange w:id="0" w:author="Unknown Author" w:date="2019-06-18T15:32:00Z"/>
        </w:rPr>
        <w:t>bio</w:t>
      </w:r>
      <w:r>
        <w:rPr>
          <w:rFonts w:cs="Times New Roman"/>
          <w:color w:val="000000"/>
          <w:sz w:val="20"/>
          <w:szCs w:val="20"/>
          <w:rPrChange w:id="0" w:author="Unknown Author" w:date="2019-06-18T15:32:00Z"/>
        </w:rPr>
        <w:t xml:space="preserve"> and L</w:t>
      </w:r>
      <w:r>
        <w:rPr>
          <w:rFonts w:cs="Times New Roman"/>
          <w:color w:val="000000"/>
          <w:sz w:val="20"/>
          <w:szCs w:val="20"/>
          <w:vertAlign w:val="subscript"/>
          <w:rPrChange w:id="0" w:author="Unknown Author" w:date="2019-06-18T15:32:00Z"/>
        </w:rPr>
        <w:t>bio</w:t>
      </w:r>
      <w:r>
        <w:rPr>
          <w:rFonts w:cs="Times New Roman"/>
          <w:color w:val="000000"/>
          <w:sz w:val="20"/>
          <w:szCs w:val="20"/>
          <w:rPrChange w:id="0" w:author="Unknown Author" w:date="2019-06-18T15:32:00Z"/>
        </w:rPr>
        <w:t xml:space="preserve"> surfaces is indeed detecting surfaces with high algal loading and can be used to </w:t>
      </w:r>
      <w:del w:id="1832" w:author="Unknown Author" w:date="2019-05-24T14:35:00Z">
        <w:r>
          <w:rPr>
            <w:rFonts w:cs="Times New Roman"/>
            <w:color w:val="000000"/>
            <w:sz w:val="20"/>
            <w:szCs w:val="20"/>
          </w:rPr>
          <w:delText xml:space="preserve">make a conservative </w:delText>
        </w:r>
      </w:del>
      <w:r>
        <w:rPr>
          <w:rFonts w:cs="Times New Roman"/>
          <w:color w:val="000000"/>
          <w:sz w:val="20"/>
          <w:szCs w:val="20"/>
          <w:rPrChange w:id="0" w:author="Unknown Author" w:date="2019-06-18T15:32:00Z"/>
        </w:rPr>
        <w:t xml:space="preserve">estimate </w:t>
      </w:r>
      <w:del w:id="1834" w:author="Unknown Author" w:date="2019-05-24T14:35:00Z">
        <w:r>
          <w:rPr>
            <w:rFonts w:cs="Times New Roman"/>
            <w:color w:val="000000"/>
            <w:sz w:val="20"/>
            <w:szCs w:val="20"/>
          </w:rPr>
          <w:delText xml:space="preserve">of </w:delText>
        </w:r>
      </w:del>
      <w:r>
        <w:rPr>
          <w:rFonts w:cs="Times New Roman"/>
          <w:color w:val="000000"/>
          <w:sz w:val="20"/>
          <w:szCs w:val="20"/>
          <w:rPrChange w:id="0" w:author="Unknown Author" w:date="2019-06-18T15:32:00Z"/>
        </w:rPr>
        <w:t>algal bloom extent.</w:t>
      </w:r>
      <w:ins w:id="1836" w:author="Unknown Author" w:date="2019-04-09T09:46:00Z">
        <w:r>
          <w:rPr>
            <w:rFonts w:cs="Times New Roman"/>
            <w:color w:val="000000"/>
            <w:sz w:val="20"/>
            <w:szCs w:val="20"/>
          </w:rPr>
          <w:t xml:space="preserve"> Again, we point out that</w:t>
        </w:r>
      </w:ins>
      <w:r>
        <w:rPr>
          <w:rFonts w:cs="Times New Roman"/>
          <w:color w:val="000000"/>
          <w:sz w:val="20"/>
          <w:szCs w:val="20"/>
          <w:rPrChange w:id="0" w:author="Unknown Author" w:date="2019-06-18T15:32:00Z"/>
        </w:rPr>
        <w:t xml:space="preserve"> </w:t>
      </w:r>
      <w:del w:id="1838" w:author="Unknown Author" w:date="2019-04-09T09:46:00Z">
        <w:r>
          <w:rPr>
            <w:rFonts w:cs="Times New Roman"/>
            <w:color w:val="000000"/>
            <w:sz w:val="20"/>
            <w:szCs w:val="20"/>
          </w:rPr>
          <w:delText>It</w:delText>
        </w:r>
      </w:del>
      <w:ins w:id="1839" w:author="Unknown Author" w:date="2019-04-09T09:46:00Z">
        <w:r>
          <w:rPr>
            <w:rFonts w:cs="Times New Roman"/>
            <w:color w:val="000000"/>
            <w:sz w:val="20"/>
            <w:szCs w:val="20"/>
          </w:rPr>
          <w:t>this</w:t>
        </w:r>
      </w:ins>
      <w:r>
        <w:rPr>
          <w:rFonts w:cs="Times New Roman"/>
          <w:color w:val="000000"/>
          <w:sz w:val="20"/>
          <w:szCs w:val="20"/>
          <w:rPrChange w:id="0" w:author="Unknown Author" w:date="2019-06-18T15:32:00Z"/>
        </w:rPr>
        <w:t xml:space="preserve"> </w:t>
      </w:r>
      <w:ins w:id="1841" w:author="Unknown Author" w:date="2019-04-09T09:46:00Z">
        <w:r>
          <w:rPr>
            <w:rFonts w:cs="Times New Roman"/>
            <w:color w:val="000000"/>
            <w:sz w:val="20"/>
            <w:szCs w:val="20"/>
          </w:rPr>
          <w:t xml:space="preserve">estimate </w:t>
        </w:r>
      </w:ins>
      <w:r>
        <w:rPr>
          <w:rFonts w:cs="Times New Roman"/>
          <w:color w:val="000000"/>
          <w:sz w:val="20"/>
          <w:szCs w:val="20"/>
          <w:rPrChange w:id="0" w:author="Unknown Author" w:date="2019-06-18T15:32:00Z"/>
        </w:rPr>
        <w:t xml:space="preserve">is conservative because there is certain to be </w:t>
      </w:r>
      <w:ins w:id="1843" w:author="Unknown Author" w:date="2019-07-02T08:57:00Z">
        <w:r>
          <w:rPr>
            <w:rFonts w:cs="Times New Roman"/>
            <w:color w:val="000000"/>
            <w:sz w:val="20"/>
            <w:szCs w:val="20"/>
          </w:rPr>
          <w:t>glacier</w:t>
        </w:r>
      </w:ins>
      <w:del w:id="1844" w:author="Unknown Author" w:date="2019-07-02T08:57:00Z">
        <w:r>
          <w:rPr>
            <w:rFonts w:cs="Times New Roman"/>
            <w:color w:val="000000"/>
            <w:sz w:val="20"/>
            <w:szCs w:val="20"/>
          </w:rPr>
          <w:delText>ice</w:delText>
        </w:r>
      </w:del>
      <w:r>
        <w:rPr>
          <w:rFonts w:cs="Times New Roman"/>
          <w:color w:val="000000"/>
          <w:sz w:val="20"/>
          <w:szCs w:val="20"/>
          <w:rPrChange w:id="0" w:author="Unknown Author" w:date="2019-06-18T15:32:00Z"/>
        </w:rPr>
        <w:t xml:space="preserve"> algae present in low numbers in some of the areas that are classified as clean</w:t>
      </w:r>
      <w:ins w:id="1846" w:author="Unknown Author" w:date="2019-04-09T09:46:00Z">
        <w:r>
          <w:rPr>
            <w:rFonts w:cs="Times New Roman"/>
            <w:color w:val="000000"/>
            <w:sz w:val="20"/>
            <w:szCs w:val="20"/>
          </w:rPr>
          <w:t>, and H</w:t>
        </w:r>
      </w:ins>
      <w:ins w:id="1847" w:author="Unknown Author" w:date="2019-04-09T09:46:00Z">
        <w:r>
          <w:rPr>
            <w:rFonts w:cs="Times New Roman"/>
            <w:color w:val="000000"/>
            <w:sz w:val="20"/>
            <w:szCs w:val="20"/>
            <w:vertAlign w:val="subscript"/>
          </w:rPr>
          <w:t>bio</w:t>
        </w:r>
      </w:ins>
      <w:ins w:id="1848" w:author="Unknown Author" w:date="2019-04-09T09:46:00Z">
        <w:r>
          <w:rPr>
            <w:rFonts w:cs="Times New Roman"/>
            <w:color w:val="000000"/>
            <w:sz w:val="20"/>
            <w:szCs w:val="20"/>
          </w:rPr>
          <w:t xml:space="preserve"> patches are not detected where the area of the patch is much smaller than the ground resolution of the sensor</w:t>
        </w:r>
      </w:ins>
      <w:r>
        <w:rPr>
          <w:rFonts w:cs="Times New Roman"/>
          <w:color w:val="000000"/>
          <w:sz w:val="20"/>
          <w:szCs w:val="20"/>
          <w:rPrChange w:id="0" w:author="Unknown Author" w:date="2019-06-18T15:32:00Z"/>
        </w:rPr>
        <w:t xml:space="preserve">. </w:t>
      </w:r>
      <w:ins w:id="1850" w:author="Unknown Author" w:date="2019-06-03T13:46:00Z">
        <w:r>
          <w:rPr>
            <w:rFonts w:cs="Times New Roman"/>
            <w:color w:val="000000"/>
            <w:sz w:val="20"/>
            <w:szCs w:val="20"/>
          </w:rPr>
          <w:t>Furthermore, these calculations consider the total albedo-reducing effect, inclusive of ice structure and meltw</w:t>
        </w:r>
      </w:ins>
      <w:ins w:id="1851" w:author="Unknown Author" w:date="2019-06-03T13:47:00Z">
        <w:r>
          <w:rPr>
            <w:rFonts w:cs="Times New Roman"/>
            <w:color w:val="000000"/>
            <w:sz w:val="20"/>
            <w:szCs w:val="20"/>
          </w:rPr>
          <w:t>ater feedbacks, not only the direct light-absorbing effects of the algal biomass.</w:t>
        </w:r>
      </w:ins>
    </w:p>
    <w:p>
      <w:pPr>
        <w:pStyle w:val="Normal"/>
        <w:spacing w:lineRule="auto" w:line="360" w:before="240" w:after="160"/>
        <w:rPr>
          <w:rFonts w:ascii="Times New Roman" w:hAnsi="Times New Roman"/>
        </w:rPr>
      </w:pPr>
      <w:ins w:id="1852" w:author="Unknown Author" w:date="2019-06-09T12:49:00Z">
        <w:r>
          <w:rPr>
            <w:rFonts w:cs="Times New Roman"/>
            <w:b/>
            <w:bCs/>
            <w:i w:val="false"/>
            <w:iCs w:val="false"/>
            <w:sz w:val="20"/>
            <w:szCs w:val="20"/>
          </w:rPr>
          <w:t>3.7 Algae cause enhanced GrIS runoff</w:t>
        </w:r>
      </w:ins>
    </w:p>
    <w:p>
      <w:pPr>
        <w:pStyle w:val="Normal"/>
        <w:spacing w:lineRule="auto" w:line="360" w:before="240" w:after="160"/>
        <w:rPr>
          <w:rFonts w:ascii="Times New Roman" w:hAnsi="Times New Roman"/>
        </w:rPr>
      </w:pPr>
      <w:ins w:id="1853" w:author="Unknown Author" w:date="2019-06-09T12:49:00Z">
        <w:r>
          <w:rPr>
            <w:rFonts w:cs="Times New Roman"/>
            <w:b w:val="false"/>
            <w:bCs w:val="false"/>
            <w:i w:val="false"/>
            <w:iCs w:val="false"/>
            <w:color w:val="000000"/>
            <w:sz w:val="20"/>
            <w:szCs w:val="20"/>
          </w:rPr>
          <w:t xml:space="preserve">We ran a surface mass balance (SMB) model forced with local automatic weather station and MODIS albedo observations (van As et al., 2012) to estimate 45.5 Gt runoff from all bare-ice and 33.8 Gt from dark-ice in 2017. We used the mean spatial coverage determined using our remote-sensing in each year and our radiative forcing calculations that attributed 21.62 </w:t>
        </w:r>
      </w:ins>
      <w:ins w:id="1854" w:author="Unknown Author" w:date="2019-06-09T12:49:00Z">
        <w:r>
          <w:rPr>
            <w:rFonts w:eastAsia="Times New Roman" w:cs="Times New Roman"/>
            <w:b w:val="false"/>
            <w:bCs w:val="false"/>
            <w:i w:val="false"/>
            <w:iCs w:val="false"/>
            <w:color w:val="000000"/>
            <w:sz w:val="20"/>
            <w:szCs w:val="20"/>
          </w:rPr>
          <w:t xml:space="preserve">± 5.07 (SE) </w:t>
        </w:r>
      </w:ins>
      <w:ins w:id="1855" w:author="Unknown Author" w:date="2019-06-09T12:49:00Z">
        <w:r>
          <w:rPr>
            <w:rFonts w:cs="Times New Roman"/>
            <w:b w:val="false"/>
            <w:bCs w:val="false"/>
            <w:i w:val="false"/>
            <w:iCs w:val="false"/>
            <w:color w:val="000000"/>
            <w:sz w:val="20"/>
            <w:szCs w:val="20"/>
          </w:rPr>
          <w:t>% of melting to algae in L</w:t>
        </w:r>
      </w:ins>
      <w:ins w:id="1856" w:author="Unknown Author" w:date="2019-06-09T12:49:00Z">
        <w:r>
          <w:rPr>
            <w:rFonts w:cs="Times New Roman"/>
            <w:b w:val="false"/>
            <w:bCs w:val="false"/>
            <w:i w:val="false"/>
            <w:iCs w:val="false"/>
            <w:color w:val="000000"/>
            <w:sz w:val="20"/>
            <w:szCs w:val="20"/>
            <w:vertAlign w:val="subscript"/>
          </w:rPr>
          <w:t>bio</w:t>
        </w:r>
      </w:ins>
      <w:ins w:id="1857" w:author="Unknown Author" w:date="2019-06-09T12:49:00Z">
        <w:r>
          <w:rPr>
            <w:rFonts w:cs="Times New Roman"/>
            <w:b w:val="false"/>
            <w:bCs w:val="false"/>
            <w:i w:val="false"/>
            <w:iCs w:val="false"/>
            <w:color w:val="000000"/>
            <w:sz w:val="20"/>
            <w:szCs w:val="20"/>
          </w:rPr>
          <w:t xml:space="preserve"> sites and 26.15 </w:t>
        </w:r>
      </w:ins>
      <w:ins w:id="1858" w:author="Unknown Author" w:date="2019-06-09T12:49:00Z">
        <w:bookmarkStart w:id="8" w:name="__DdeLink__2782_1477583675"/>
        <w:r>
          <w:rPr>
            <w:rFonts w:eastAsia="Times New Roman" w:cs="Times New Roman"/>
            <w:b w:val="false"/>
            <w:bCs w:val="false"/>
            <w:i w:val="false"/>
            <w:iCs w:val="false"/>
            <w:color w:val="000000"/>
            <w:sz w:val="20"/>
            <w:szCs w:val="20"/>
          </w:rPr>
          <w:t>±</w:t>
        </w:r>
      </w:ins>
      <w:ins w:id="1859" w:author="Unknown Author" w:date="2019-06-09T12:49:00Z">
        <w:bookmarkEnd w:id="8"/>
        <w:r>
          <w:rPr>
            <w:rFonts w:eastAsia="Times New Roman" w:cs="Times New Roman"/>
            <w:b w:val="false"/>
            <w:bCs w:val="false"/>
            <w:i w:val="false"/>
            <w:iCs w:val="false"/>
            <w:color w:val="000000"/>
            <w:sz w:val="20"/>
            <w:szCs w:val="20"/>
          </w:rPr>
          <w:t xml:space="preserve"> 3.77</w:t>
        </w:r>
      </w:ins>
      <w:ins w:id="1860" w:author="Unknown Author" w:date="2019-06-09T12:49:00Z">
        <w:r>
          <w:rPr>
            <w:rFonts w:cs="Times New Roman"/>
            <w:b w:val="false"/>
            <w:bCs w:val="false"/>
            <w:i w:val="false"/>
            <w:iCs w:val="false"/>
            <w:color w:val="000000"/>
            <w:sz w:val="20"/>
            <w:szCs w:val="20"/>
          </w:rPr>
          <w:t xml:space="preserve"> (SE) % in H</w:t>
        </w:r>
      </w:ins>
      <w:ins w:id="1861" w:author="Unknown Author" w:date="2019-06-09T12:49:00Z">
        <w:r>
          <w:rPr>
            <w:rFonts w:cs="Times New Roman"/>
            <w:b w:val="false"/>
            <w:bCs w:val="false"/>
            <w:i w:val="false"/>
            <w:iCs w:val="false"/>
            <w:color w:val="000000"/>
            <w:sz w:val="20"/>
            <w:szCs w:val="20"/>
            <w:vertAlign w:val="subscript"/>
          </w:rPr>
          <w:t>bio</w:t>
        </w:r>
      </w:ins>
      <w:ins w:id="1862" w:author="Unknown Author" w:date="2019-06-09T12:49:00Z">
        <w:r>
          <w:rPr>
            <w:rFonts w:cs="Times New Roman"/>
            <w:b w:val="false"/>
            <w:bCs w:val="false"/>
            <w:i w:val="false"/>
            <w:iCs w:val="false"/>
            <w:color w:val="000000"/>
            <w:sz w:val="20"/>
            <w:szCs w:val="20"/>
          </w:rPr>
          <w:t xml:space="preserve"> sites to generate estimates for the GrIS runoff caused by algal growth. We have provided upper and lower estimates based on our two remote-sensing datasets, because while our UAV is able to accurately map H</w:t>
        </w:r>
      </w:ins>
      <w:ins w:id="1863" w:author="Unknown Author" w:date="2019-06-09T12:49:00Z">
        <w:r>
          <w:rPr>
            <w:rFonts w:cs="Times New Roman"/>
            <w:b w:val="false"/>
            <w:bCs w:val="false"/>
            <w:i w:val="false"/>
            <w:iCs w:val="false"/>
            <w:color w:val="000000"/>
            <w:sz w:val="20"/>
            <w:szCs w:val="20"/>
            <w:vertAlign w:val="subscript"/>
          </w:rPr>
          <w:t>bio</w:t>
        </w:r>
      </w:ins>
      <w:ins w:id="1864" w:author="Unknown Author" w:date="2019-06-09T12:49:00Z">
        <w:r>
          <w:rPr>
            <w:rFonts w:cs="Times New Roman"/>
            <w:b w:val="false"/>
            <w:bCs w:val="false"/>
            <w:i w:val="false"/>
            <w:iCs w:val="false"/>
            <w:color w:val="000000"/>
            <w:sz w:val="20"/>
            <w:szCs w:val="20"/>
          </w:rPr>
          <w:t xml:space="preserve"> and L</w:t>
        </w:r>
      </w:ins>
      <w:ins w:id="1865" w:author="Unknown Author" w:date="2019-06-09T12:49:00Z">
        <w:r>
          <w:rPr>
            <w:rFonts w:cs="Times New Roman"/>
            <w:b w:val="false"/>
            <w:bCs w:val="false"/>
            <w:i w:val="false"/>
            <w:iCs w:val="false"/>
            <w:color w:val="000000"/>
            <w:sz w:val="20"/>
            <w:szCs w:val="20"/>
            <w:vertAlign w:val="subscript"/>
          </w:rPr>
          <w:t>bio</w:t>
        </w:r>
      </w:ins>
      <w:ins w:id="1866" w:author="Unknown Author" w:date="2019-06-09T12:49:00Z">
        <w:r>
          <w:rPr>
            <w:rFonts w:cs="Times New Roman"/>
            <w:b w:val="false"/>
            <w:bCs w:val="false"/>
            <w:i w:val="false"/>
            <w:iCs w:val="false"/>
            <w:color w:val="000000"/>
            <w:sz w:val="20"/>
            <w:szCs w:val="20"/>
          </w:rPr>
          <w:t xml:space="preserve"> surfaces, we cannot be completely sure that the spatial coverage derived from the 200 x 200 m area is representative of the south-western Dark Zone. At the same time, our Sentinel-2 remote-sensing underestimates algal coverage because H</w:t>
        </w:r>
      </w:ins>
      <w:ins w:id="1867" w:author="Unknown Author" w:date="2019-06-09T12:49:00Z">
        <w:r>
          <w:rPr>
            <w:rFonts w:cs="Times New Roman"/>
            <w:b w:val="false"/>
            <w:bCs w:val="false"/>
            <w:i w:val="false"/>
            <w:iCs w:val="false"/>
            <w:color w:val="000000"/>
            <w:sz w:val="20"/>
            <w:szCs w:val="20"/>
            <w:vertAlign w:val="subscript"/>
          </w:rPr>
          <w:t>bio</w:t>
        </w:r>
      </w:ins>
      <w:ins w:id="1868" w:author="Unknown Author" w:date="2019-06-09T12:49:00Z">
        <w:r>
          <w:rPr>
            <w:rFonts w:cs="Times New Roman"/>
            <w:b w:val="false"/>
            <w:bCs w:val="false"/>
            <w:i w:val="false"/>
            <w:iCs w:val="false"/>
            <w:color w:val="000000"/>
            <w:sz w:val="20"/>
            <w:szCs w:val="20"/>
          </w:rPr>
          <w:t xml:space="preserve"> patches are often too small to be resolved at 20 m pixel resolution. Therefore, we used the spatial coverage determined by our Sentinel-2 classification as a lower bound, and spatial coverage determined by our UAV classification as an upper bound on our estimate of total runoff attributed to the presence of algae.</w:t>
        </w:r>
      </w:ins>
    </w:p>
    <w:p>
      <w:pPr>
        <w:pStyle w:val="Normal"/>
        <w:spacing w:lineRule="auto" w:line="360" w:before="240" w:after="160"/>
        <w:rPr>
          <w:rFonts w:ascii="Times New Roman" w:hAnsi="Times New Roman" w:cs="Times New Roman"/>
          <w:sz w:val="20"/>
          <w:szCs w:val="20"/>
        </w:rPr>
      </w:pPr>
      <w:ins w:id="1869" w:author="Unknown Author" w:date="2019-06-09T12:49:00Z">
        <w:r>
          <w:rPr>
            <w:rFonts w:cs="Times New Roman"/>
            <w:b w:val="false"/>
            <w:bCs w:val="false"/>
            <w:i w:val="false"/>
            <w:iCs w:val="false"/>
            <w:color w:val="000000"/>
            <w:sz w:val="20"/>
            <w:szCs w:val="20"/>
          </w:rPr>
          <w:t xml:space="preserve">We found that in 2017 between 4.4 – 6.0 Gt of ice loss could be attributed to the growth of algae, representing 10 </w:t>
        </w:r>
      </w:ins>
      <w:ins w:id="1870" w:author="Unknown Author" w:date="2019-06-09T12:49:00Z">
        <w:r>
          <w:rPr>
            <w:rFonts w:eastAsia="Times New Roman" w:cs="Times New Roman"/>
            <w:b w:val="false"/>
            <w:bCs w:val="false"/>
            <w:i w:val="false"/>
            <w:iCs w:val="false"/>
            <w:color w:val="000000"/>
            <w:sz w:val="20"/>
            <w:szCs w:val="20"/>
          </w:rPr>
          <w:t>-</w:t>
        </w:r>
      </w:ins>
      <w:ins w:id="1871" w:author="Unknown Author" w:date="2019-06-09T12:49:00Z">
        <w:r>
          <w:rPr>
            <w:rFonts w:cs="Times New Roman"/>
            <w:b w:val="false"/>
            <w:bCs w:val="false"/>
            <w:i w:val="false"/>
            <w:iCs w:val="false"/>
            <w:color w:val="000000"/>
            <w:sz w:val="20"/>
            <w:szCs w:val="20"/>
          </w:rPr>
          <w:t xml:space="preserve"> 13 % of the total runoff from the south-western GrIS, with the lower estimate generated using algal coverage from Sentinel-2 and the upper estimate generated using spatial coverage at our field site from our UAV. When the the calculations to runoff were restricted to the Dark Zone only (</w:t>
        </w:r>
      </w:ins>
      <w:ins w:id="1872" w:author="Unknown Author" w:date="2019-06-09T12:49:00Z">
        <w:r>
          <w:rPr>
            <w:rFonts w:eastAsia="Times New Roman" w:cs="Times New Roman"/>
            <w:b w:val="false"/>
            <w:bCs w:val="false"/>
            <w:i w:val="false"/>
            <w:iCs w:val="false"/>
            <w:color w:val="000000"/>
            <w:sz w:val="20"/>
            <w:szCs w:val="20"/>
            <w:lang w:val="en-GB" w:eastAsia="de-DE" w:bidi="ar-SA"/>
          </w:rPr>
          <w:t>i.e. excluding areas in the ablation zone not classified as “dark”) algal contributions to total runoff were  up to 18 %.</w:t>
        </w:r>
      </w:ins>
      <w:ins w:id="1873" w:author="Unknown Author" w:date="2019-06-09T12:49:00Z">
        <w:r>
          <w:rPr>
            <w:rFonts w:cs="Times New Roman"/>
            <w:b w:val="false"/>
            <w:bCs w:val="false"/>
            <w:i w:val="false"/>
            <w:iCs w:val="false"/>
            <w:color w:val="000000"/>
            <w:sz w:val="20"/>
            <w:szCs w:val="20"/>
          </w:rPr>
          <w:t xml:space="preserve"> These calculations confirm that algal growth is an important factor in the contribution of the GrIS to global sea level rise. This contribution will increase if biologically-darkened areas expand or a greater proportion of the ice is covered by high biomass blooms under warmer climates. These observations therefore indicate that the omission of biological growth is leading current models to underestimate future GrIS contributions to sea level rise.</w:t>
        </w:r>
      </w:ins>
    </w:p>
    <w:p>
      <w:pPr>
        <w:pStyle w:val="Normal"/>
        <w:spacing w:lineRule="auto" w:line="360"/>
        <w:rPr>
          <w:rFonts w:cs="Times New Roman"/>
          <w:del w:id="1875" w:author="Unknown Author" w:date="2019-06-28T11:39:00Z"/>
          <w:b/>
          <w:b/>
          <w:bCs/>
          <w:i w:val="false"/>
          <w:i w:val="false"/>
          <w:iCs w:val="false"/>
          <w:sz w:val="20"/>
          <w:szCs w:val="20"/>
        </w:rPr>
      </w:pPr>
      <w:del w:id="1874" w:author="Unknown Author" w:date="2019-06-28T11:39:00Z">
        <w:r>
          <w:rPr/>
        </w:r>
      </w:del>
    </w:p>
    <w:p>
      <w:pPr>
        <w:pStyle w:val="Normal"/>
        <w:spacing w:lineRule="auto" w:line="360"/>
        <w:rPr/>
      </w:pPr>
      <w:r>
        <w:rPr>
          <w:rFonts w:cs="Times New Roman"/>
          <w:b/>
          <w:bCs/>
          <w:i w:val="false"/>
          <w:iCs w:val="false"/>
          <w:sz w:val="20"/>
          <w:szCs w:val="20"/>
          <w:rPrChange w:id="0" w:author="Unknown Author" w:date="2019-06-18T15:32:00Z"/>
        </w:rPr>
        <w:t>3.</w:t>
      </w:r>
      <w:del w:id="1877" w:author="Unknown Author" w:date="2019-06-09T12:49:00Z">
        <w:r>
          <w:rPr>
            <w:rFonts w:cs="Times New Roman"/>
            <w:b/>
            <w:bCs/>
            <w:i w:val="false"/>
            <w:iCs w:val="false"/>
            <w:sz w:val="20"/>
            <w:szCs w:val="20"/>
          </w:rPr>
          <w:delText>7</w:delText>
        </w:r>
      </w:del>
      <w:ins w:id="1878" w:author="Unknown Author" w:date="2019-06-09T12:49:00Z">
        <w:r>
          <w:rPr>
            <w:rFonts w:cs="Times New Roman"/>
            <w:b/>
            <w:bCs/>
            <w:i w:val="false"/>
            <w:iCs w:val="false"/>
            <w:sz w:val="20"/>
            <w:szCs w:val="20"/>
          </w:rPr>
          <w:t>8</w:t>
        </w:r>
      </w:ins>
      <w:r>
        <w:rPr>
          <w:rFonts w:cs="Times New Roman"/>
          <w:b/>
          <w:bCs/>
          <w:i w:val="false"/>
          <w:iCs w:val="false"/>
          <w:sz w:val="20"/>
          <w:szCs w:val="20"/>
          <w:rPrChange w:id="0" w:author="Unknown Author" w:date="2019-06-18T15:32:00Z"/>
        </w:rPr>
        <w:t xml:space="preserve"> </w:t>
      </w:r>
      <w:ins w:id="1880" w:author="Unknown Author" w:date="2019-06-09T12:12:00Z">
        <w:r>
          <w:rPr>
            <w:rFonts w:cs="Times New Roman"/>
            <w:b/>
            <w:bCs/>
            <w:i w:val="false"/>
            <w:iCs w:val="false"/>
            <w:sz w:val="20"/>
            <w:szCs w:val="20"/>
          </w:rPr>
          <w:t>Interannual variability and potential positive feedback</w:t>
        </w:r>
      </w:ins>
      <w:ins w:id="1881" w:author="Unknown Author" w:date="2019-06-09T12:10:00Z">
        <w:r>
          <w:rPr>
            <w:rFonts w:cs="Times New Roman"/>
            <w:b/>
            <w:bCs/>
            <w:i w:val="false"/>
            <w:iCs w:val="false"/>
            <w:sz w:val="20"/>
            <w:szCs w:val="20"/>
          </w:rPr>
          <w:t xml:space="preserve"> </w:t>
        </w:r>
      </w:ins>
      <w:del w:id="1882" w:author="Unknown Author" w:date="2019-06-09T12:10:00Z">
        <w:r>
          <w:rPr>
            <w:rFonts w:cs="Times New Roman"/>
            <w:b/>
            <w:bCs/>
            <w:i w:val="false"/>
            <w:iCs w:val="false"/>
            <w:sz w:val="20"/>
            <w:szCs w:val="20"/>
          </w:rPr>
          <w:delText>Enhanced algal albedo reduction in a ‘dark year’</w:delText>
        </w:r>
      </w:del>
    </w:p>
    <w:p>
      <w:pPr>
        <w:pStyle w:val="Normal"/>
        <w:spacing w:lineRule="auto" w:line="360" w:before="240" w:after="160"/>
        <w:rPr/>
      </w:pPr>
      <w:del w:id="1883" w:author="Unknown Author" w:date="2019-05-24T14:36:00Z">
        <w:r>
          <w:rPr>
            <w:rFonts w:cs="Times New Roman"/>
            <w:sz w:val="20"/>
            <w:szCs w:val="20"/>
          </w:rPr>
          <w:delText xml:space="preserve">Satellite remote sensing using </w:delText>
        </w:r>
      </w:del>
      <w:r>
        <w:rPr>
          <w:rFonts w:cs="Times New Roman"/>
          <w:sz w:val="20"/>
          <w:szCs w:val="20"/>
          <w:rPrChange w:id="0" w:author="Unknown Author" w:date="2019-06-18T15:32:00Z"/>
        </w:rPr>
        <w:t>MODIS</w:t>
      </w:r>
      <w:ins w:id="1885" w:author="Unknown Author" w:date="2019-05-24T14:36:00Z">
        <w:r>
          <w:rPr>
            <w:rFonts w:cs="Times New Roman"/>
            <w:sz w:val="20"/>
            <w:szCs w:val="20"/>
          </w:rPr>
          <w:t xml:space="preserve"> data</w:t>
        </w:r>
      </w:ins>
      <w:r>
        <w:rPr>
          <w:rFonts w:cs="Times New Roman"/>
          <w:sz w:val="20"/>
          <w:szCs w:val="20"/>
          <w:rPrChange w:id="0" w:author="Unknown Author" w:date="2019-06-18T15:32:00Z"/>
        </w:rPr>
        <w:t xml:space="preserve"> (Fig</w:t>
      </w:r>
      <w:del w:id="1887" w:author="Unknown Author" w:date="2019-05-21T07:32:00Z">
        <w:r>
          <w:rPr>
            <w:rFonts w:cs="Times New Roman"/>
            <w:sz w:val="20"/>
            <w:szCs w:val="20"/>
          </w:rPr>
          <w:delText>ure</w:delText>
        </w:r>
      </w:del>
      <w:r>
        <w:rPr>
          <w:rFonts w:cs="Times New Roman"/>
          <w:sz w:val="20"/>
          <w:szCs w:val="20"/>
          <w:rPrChange w:id="0" w:author="Unknown Author" w:date="2019-06-18T15:32:00Z"/>
        </w:rPr>
        <w:t xml:space="preserve"> </w:t>
      </w:r>
      <w:del w:id="1889" w:author="Unknown Author" w:date="2019-05-21T07:32:00Z">
        <w:r>
          <w:rPr>
            <w:rFonts w:cs="Times New Roman"/>
            <w:sz w:val="20"/>
            <w:szCs w:val="20"/>
          </w:rPr>
          <w:delText>4</w:delText>
        </w:r>
      </w:del>
      <w:ins w:id="1890" w:author="Unknown Author" w:date="2019-07-01T08:59:00Z">
        <w:r>
          <w:rPr>
            <w:rFonts w:cs="Times New Roman"/>
            <w:sz w:val="20"/>
            <w:szCs w:val="20"/>
          </w:rPr>
          <w:t>6</w:t>
        </w:r>
      </w:ins>
      <w:r>
        <w:rPr>
          <w:rFonts w:cs="Times New Roman"/>
          <w:sz w:val="20"/>
          <w:szCs w:val="20"/>
          <w:rPrChange w:id="0" w:author="Unknown Author" w:date="2019-06-18T15:32:00Z"/>
        </w:rPr>
        <w:t>) indicates that 2017 was a particularly high albedo year</w:t>
      </w:r>
      <w:del w:id="1892" w:author="Unknown Author" w:date="2019-06-03T13:48:00Z">
        <w:r>
          <w:rPr>
            <w:rFonts w:cs="Times New Roman"/>
            <w:sz w:val="20"/>
            <w:szCs w:val="20"/>
          </w:rPr>
          <w:delText>,</w:delText>
        </w:r>
      </w:del>
      <w:r>
        <w:rPr>
          <w:rFonts w:cs="Times New Roman"/>
          <w:sz w:val="20"/>
          <w:szCs w:val="20"/>
          <w:rPrChange w:id="0" w:author="Unknown Author" w:date="2019-06-18T15:32:00Z"/>
        </w:rPr>
        <w:t xml:space="preserve"> whe</w:t>
      </w:r>
      <w:del w:id="1894" w:author="Unknown Author" w:date="2019-06-03T13:48:00Z">
        <w:r>
          <w:rPr>
            <w:rFonts w:cs="Times New Roman"/>
            <w:sz w:val="20"/>
            <w:szCs w:val="20"/>
          </w:rPr>
          <w:delText>re</w:delText>
        </w:r>
      </w:del>
      <w:ins w:id="1895" w:author="Unknown Author" w:date="2019-06-03T13:48:00Z">
        <w:r>
          <w:rPr>
            <w:rFonts w:cs="Times New Roman"/>
            <w:sz w:val="20"/>
            <w:szCs w:val="20"/>
          </w:rPr>
          <w:t>n</w:t>
        </w:r>
      </w:ins>
      <w:r>
        <w:rPr>
          <w:rFonts w:cs="Times New Roman"/>
          <w:sz w:val="20"/>
          <w:szCs w:val="20"/>
          <w:rPrChange w:id="0" w:author="Unknown Author" w:date="2019-06-18T15:32:00Z"/>
        </w:rPr>
        <w:t xml:space="preserve"> the Dark Zone was </w:t>
      </w:r>
      <w:del w:id="1897" w:author="Unknown Author" w:date="2019-06-03T13:48:00Z">
        <w:r>
          <w:rPr>
            <w:rFonts w:cs="Times New Roman"/>
            <w:sz w:val="20"/>
            <w:szCs w:val="20"/>
          </w:rPr>
          <w:delText>both</w:delText>
        </w:r>
      </w:del>
      <w:ins w:id="1898" w:author="Unknown Author" w:date="2019-06-03T13:48:00Z">
        <w:r>
          <w:rPr>
            <w:rFonts w:cs="Times New Roman"/>
            <w:sz w:val="20"/>
            <w:szCs w:val="20"/>
          </w:rPr>
          <w:t>especial</w:t>
        </w:r>
      </w:ins>
      <w:ins w:id="1899" w:author="Unknown Author" w:date="2019-06-03T13:49:00Z">
        <w:r>
          <w:rPr>
            <w:rFonts w:cs="Times New Roman"/>
            <w:sz w:val="20"/>
            <w:szCs w:val="20"/>
          </w:rPr>
          <w:t>ly</w:t>
        </w:r>
      </w:ins>
      <w:r>
        <w:rPr>
          <w:rFonts w:cs="Times New Roman"/>
          <w:sz w:val="20"/>
          <w:szCs w:val="20"/>
          <w:rPrChange w:id="0" w:author="Unknown Author" w:date="2019-06-18T15:32:00Z"/>
        </w:rPr>
        <w:t xml:space="preserve"> small</w:t>
      </w:r>
      <w:del w:id="1901" w:author="Unknown Author" w:date="2019-06-03T13:49:00Z">
        <w:r>
          <w:rPr>
            <w:rFonts w:cs="Times New Roman"/>
            <w:sz w:val="20"/>
            <w:szCs w:val="20"/>
          </w:rPr>
          <w:delText>er</w:delText>
        </w:r>
      </w:del>
      <w:r>
        <w:rPr>
          <w:rFonts w:cs="Times New Roman"/>
          <w:sz w:val="20"/>
          <w:szCs w:val="20"/>
          <w:rPrChange w:id="0" w:author="Unknown Author" w:date="2019-06-18T15:32:00Z"/>
        </w:rPr>
        <w:t xml:space="preserve"> and bright</w:t>
      </w:r>
      <w:del w:id="1903" w:author="Unknown Author" w:date="2019-06-03T13:49:00Z">
        <w:r>
          <w:rPr>
            <w:rFonts w:cs="Times New Roman"/>
            <w:sz w:val="20"/>
            <w:szCs w:val="20"/>
          </w:rPr>
          <w:delText>er than in previous years</w:delText>
        </w:r>
      </w:del>
      <w:del w:id="1904" w:author="Unknown Author" w:date="2019-05-24T14:36:00Z">
        <w:r>
          <w:rPr>
            <w:rFonts w:cs="Times New Roman"/>
            <w:sz w:val="20"/>
            <w:szCs w:val="20"/>
          </w:rPr>
          <w:delText>.</w:delText>
        </w:r>
      </w:del>
      <w:ins w:id="1905" w:author="Unknown Author" w:date="2019-05-24T14:36:00Z">
        <w:r>
          <w:rPr>
            <w:rFonts w:cs="Times New Roman"/>
            <w:sz w:val="20"/>
            <w:szCs w:val="20"/>
          </w:rPr>
          <w:t xml:space="preserve">, whereas 2016 was a particularly low-albedo year where the dark zone </w:t>
        </w:r>
      </w:ins>
      <w:ins w:id="1906" w:author="Unknown Author" w:date="2019-05-24T14:37:00Z">
        <w:r>
          <w:rPr>
            <w:rFonts w:cs="Times New Roman"/>
            <w:sz w:val="20"/>
            <w:szCs w:val="20"/>
          </w:rPr>
          <w:t>was wider and darker than most years</w:t>
        </w:r>
      </w:ins>
      <w:del w:id="1907" w:author="Unknown Author" w:date="2019-05-24T14:37:00Z">
        <w:r>
          <w:rPr>
            <w:rFonts w:cs="Times New Roman"/>
            <w:sz w:val="20"/>
            <w:szCs w:val="20"/>
          </w:rPr>
          <w:delText xml:space="preserve"> Fig</w:delText>
        </w:r>
      </w:del>
      <w:del w:id="1908" w:author="Unknown Author" w:date="2019-05-21T07:32:00Z">
        <w:r>
          <w:rPr>
            <w:rFonts w:cs="Times New Roman"/>
            <w:sz w:val="20"/>
            <w:szCs w:val="20"/>
          </w:rPr>
          <w:delText>ure</w:delText>
        </w:r>
      </w:del>
      <w:del w:id="1909" w:author="Unknown Author" w:date="2019-05-24T14:37:00Z">
        <w:r>
          <w:rPr>
            <w:rFonts w:cs="Times New Roman"/>
            <w:sz w:val="20"/>
            <w:szCs w:val="20"/>
          </w:rPr>
          <w:delText xml:space="preserve"> </w:delText>
        </w:r>
      </w:del>
      <w:del w:id="1910" w:author="Unknown Author" w:date="2019-05-21T07:32:00Z">
        <w:r>
          <w:rPr>
            <w:rFonts w:cs="Times New Roman"/>
            <w:sz w:val="20"/>
            <w:szCs w:val="20"/>
          </w:rPr>
          <w:delText>4</w:delText>
        </w:r>
      </w:del>
      <w:del w:id="1911" w:author="Unknown Author" w:date="2019-05-24T14:37:00Z">
        <w:r>
          <w:rPr>
            <w:rFonts w:cs="Times New Roman"/>
            <w:sz w:val="20"/>
            <w:szCs w:val="20"/>
          </w:rPr>
          <w:delText xml:space="preserve"> (A,B) shows the dark ice extent and duration for 2016 and 2017 (extending the time series of Tedstone et al., 2017) -  2016 was a year of exceptional dark ice extent and duration, while 2017 had half the dark ice extent and a much shorter duration</w:delText>
        </w:r>
      </w:del>
      <w:ins w:id="1912" w:author="Unknown Author" w:date="2019-05-24T14:37:00Z">
        <w:r>
          <w:rPr>
            <w:rFonts w:cs="Times New Roman"/>
            <w:sz w:val="20"/>
            <w:szCs w:val="20"/>
          </w:rPr>
          <w:t xml:space="preserve"> (Fig 6 A,B and Tedstone et al. 2017)</w:t>
        </w:r>
      </w:ins>
      <w:r>
        <w:rPr>
          <w:rFonts w:cs="Times New Roman"/>
          <w:sz w:val="20"/>
          <w:szCs w:val="20"/>
          <w:rPrChange w:id="0" w:author="Unknown Author" w:date="2019-06-18T15:32:00Z"/>
        </w:rPr>
        <w:t>.</w:t>
      </w:r>
      <w:del w:id="1914" w:author="Unknown Author" w:date="2019-05-24T14:39:00Z">
        <w:r>
          <w:rPr>
            <w:rFonts w:cs="Times New Roman"/>
            <w:sz w:val="20"/>
            <w:szCs w:val="20"/>
          </w:rPr>
          <w:delText xml:space="preserve"> Fig</w:delText>
        </w:r>
      </w:del>
      <w:del w:id="1915" w:author="Unknown Author" w:date="2019-05-21T07:32:00Z">
        <w:r>
          <w:rPr>
            <w:rFonts w:cs="Times New Roman"/>
            <w:sz w:val="20"/>
            <w:szCs w:val="20"/>
          </w:rPr>
          <w:delText>ure</w:delText>
        </w:r>
      </w:del>
      <w:del w:id="1916" w:author="Unknown Author" w:date="2019-05-24T14:39:00Z">
        <w:r>
          <w:rPr>
            <w:rFonts w:cs="Times New Roman"/>
            <w:sz w:val="20"/>
            <w:szCs w:val="20"/>
          </w:rPr>
          <w:delText xml:space="preserve"> </w:delText>
        </w:r>
      </w:del>
      <w:del w:id="1917" w:author="Unknown Author" w:date="2019-05-21T07:32:00Z">
        <w:r>
          <w:rPr>
            <w:rFonts w:cs="Times New Roman"/>
            <w:sz w:val="20"/>
            <w:szCs w:val="20"/>
          </w:rPr>
          <w:delText>4</w:delText>
        </w:r>
      </w:del>
      <w:del w:id="1918" w:author="Unknown Author" w:date="2019-05-24T14:39:00Z">
        <w:r>
          <w:rPr>
            <w:rFonts w:cs="Times New Roman"/>
            <w:sz w:val="20"/>
            <w:szCs w:val="20"/>
          </w:rPr>
          <w:delText>C,D shows that summer 2016 was preceded by much thinner snow, which melted away to reveal bare ice over a month earlier than in 2017. Furthermore, there were several additional snowfall events (5-10 cm snow) during our field work period in 2017, which did not occur in the same period during 2016.</w:delText>
        </w:r>
      </w:del>
      <w:r>
        <w:rPr>
          <w:rFonts w:cs="Times New Roman"/>
          <w:sz w:val="20"/>
          <w:szCs w:val="20"/>
          <w:rPrChange w:id="0" w:author="Unknown Author" w:date="2019-06-18T15:32:00Z"/>
        </w:rPr>
        <w:t xml:space="preserve"> Previous field evidence (Williamson et al., 2018) demonstrates that the ice was darkened by high concentrations of algae in 2016. </w:t>
      </w:r>
      <w:del w:id="1920" w:author="Unknown Author" w:date="2019-05-24T14:38:00Z">
        <w:r>
          <w:rPr>
            <w:rFonts w:cs="Times New Roman"/>
            <w:sz w:val="20"/>
            <w:szCs w:val="20"/>
          </w:rPr>
          <w:delText>We therefore applied our classification algorithms to Sentinel-2 data from the same date and precisely the same locations for both 2016 and for 2017 (Fig</w:delText>
        </w:r>
      </w:del>
      <w:del w:id="1921" w:author="Unknown Author" w:date="2019-05-21T07:32:00Z">
        <w:r>
          <w:rPr>
            <w:rFonts w:cs="Times New Roman"/>
            <w:sz w:val="20"/>
            <w:szCs w:val="20"/>
          </w:rPr>
          <w:delText>ure</w:delText>
        </w:r>
      </w:del>
      <w:del w:id="1922" w:author="Unknown Author" w:date="2019-05-24T14:38:00Z">
        <w:r>
          <w:rPr>
            <w:rFonts w:cs="Times New Roman"/>
            <w:sz w:val="20"/>
            <w:szCs w:val="20"/>
          </w:rPr>
          <w:delText xml:space="preserve"> </w:delText>
        </w:r>
      </w:del>
      <w:del w:id="1923" w:author="Unknown Author" w:date="2019-05-21T07:32:00Z">
        <w:r>
          <w:rPr>
            <w:rFonts w:cs="Times New Roman"/>
            <w:sz w:val="20"/>
            <w:szCs w:val="20"/>
          </w:rPr>
          <w:delText>3</w:delText>
        </w:r>
      </w:del>
      <w:del w:id="1924" w:author="Unknown Author" w:date="2019-05-24T14:38:00Z">
        <w:r>
          <w:rPr>
            <w:rFonts w:cs="Times New Roman"/>
            <w:sz w:val="20"/>
            <w:szCs w:val="20"/>
          </w:rPr>
          <w:delText xml:space="preserve">, Table 1, Table 2, Supp Info 4). </w:delText>
        </w:r>
      </w:del>
      <w:ins w:id="1925" w:author="Unknown Author" w:date="2019-05-24T10:43:00Z">
        <w:r>
          <w:rPr>
            <w:rFonts w:cs="Times New Roman"/>
            <w:sz w:val="20"/>
            <w:szCs w:val="20"/>
          </w:rPr>
          <w:t>In our Sentinel-2 remote-sensing tile (22WEV) the bare-ice zone was wider in 2016 (6758 km</w:t>
        </w:r>
      </w:ins>
      <w:ins w:id="1926" w:author="Unknown Author" w:date="2019-05-24T10:43:00Z">
        <w:r>
          <w:rPr>
            <w:rFonts w:cs="Times New Roman"/>
            <w:sz w:val="20"/>
            <w:szCs w:val="20"/>
            <w:vertAlign w:val="superscript"/>
          </w:rPr>
          <w:t>2</w:t>
        </w:r>
      </w:ins>
      <w:ins w:id="1927" w:author="Unknown Author" w:date="2019-05-24T10:43:00Z">
        <w:r>
          <w:rPr>
            <w:rFonts w:cs="Times New Roman"/>
            <w:sz w:val="20"/>
            <w:szCs w:val="20"/>
          </w:rPr>
          <w:t>) than in 2017</w:t>
        </w:r>
      </w:ins>
      <w:ins w:id="1928" w:author="Unknown Author" w:date="2019-05-24T10:50:00Z">
        <w:r>
          <w:rPr>
            <w:rFonts w:cs="Times New Roman"/>
            <w:sz w:val="20"/>
            <w:szCs w:val="20"/>
          </w:rPr>
          <w:t xml:space="preserve"> (6205 km</w:t>
        </w:r>
      </w:ins>
      <w:ins w:id="1929" w:author="Unknown Author" w:date="2019-05-24T10:50:00Z">
        <w:r>
          <w:rPr>
            <w:rFonts w:cs="Times New Roman"/>
            <w:sz w:val="20"/>
            <w:szCs w:val="20"/>
            <w:vertAlign w:val="superscript"/>
          </w:rPr>
          <w:t>2</w:t>
        </w:r>
      </w:ins>
      <w:ins w:id="1930" w:author="Unknown Author" w:date="2019-05-24T10:50:00Z">
        <w:r>
          <w:rPr>
            <w:rFonts w:cs="Times New Roman"/>
            <w:sz w:val="20"/>
            <w:szCs w:val="20"/>
          </w:rPr>
          <w:t>)</w:t>
        </w:r>
      </w:ins>
      <w:ins w:id="1931" w:author="Unknown Author" w:date="2019-05-24T10:44:00Z">
        <w:r>
          <w:rPr>
            <w:rFonts w:cs="Times New Roman"/>
            <w:sz w:val="20"/>
            <w:szCs w:val="20"/>
          </w:rPr>
          <w:t xml:space="preserve">, and a larger area was covered with algae </w:t>
        </w:r>
      </w:ins>
      <w:ins w:id="1932" w:author="Unknown Author" w:date="2019-05-24T10:47:00Z">
        <w:r>
          <w:rPr>
            <w:rFonts w:cs="Times New Roman"/>
            <w:sz w:val="20"/>
            <w:szCs w:val="20"/>
          </w:rPr>
          <w:t xml:space="preserve"> (on 25</w:t>
        </w:r>
      </w:ins>
      <w:ins w:id="1933" w:author="Unknown Author" w:date="2019-05-24T10:47:00Z">
        <w:r>
          <w:rPr>
            <w:rFonts w:cs="Times New Roman"/>
            <w:sz w:val="20"/>
            <w:szCs w:val="20"/>
            <w:vertAlign w:val="superscript"/>
          </w:rPr>
          <w:t>th</w:t>
        </w:r>
      </w:ins>
      <w:ins w:id="1934" w:author="Unknown Author" w:date="2019-05-24T10:47:00Z">
        <w:r>
          <w:rPr>
            <w:rFonts w:cs="Times New Roman"/>
            <w:sz w:val="20"/>
            <w:szCs w:val="20"/>
          </w:rPr>
          <w:t xml:space="preserve"> July 2016, 3919 km</w:t>
        </w:r>
      </w:ins>
      <w:ins w:id="1935" w:author="Unknown Author" w:date="2019-05-24T10:47:00Z">
        <w:r>
          <w:rPr>
            <w:rFonts w:cs="Times New Roman"/>
            <w:sz w:val="20"/>
            <w:szCs w:val="20"/>
            <w:vertAlign w:val="superscript"/>
          </w:rPr>
          <w:t>2</w:t>
        </w:r>
      </w:ins>
      <w:ins w:id="1936" w:author="Unknown Author" w:date="2019-05-24T10:47:00Z">
        <w:r>
          <w:rPr>
            <w:rFonts w:cs="Times New Roman"/>
            <w:sz w:val="20"/>
            <w:szCs w:val="20"/>
          </w:rPr>
          <w:t xml:space="preserve"> was covered by algae compared to 3653 km</w:t>
        </w:r>
      </w:ins>
      <w:ins w:id="1937" w:author="Unknown Author" w:date="2019-05-24T10:47:00Z">
        <w:r>
          <w:rPr>
            <w:rFonts w:cs="Times New Roman"/>
            <w:sz w:val="20"/>
            <w:szCs w:val="20"/>
            <w:vertAlign w:val="superscript"/>
          </w:rPr>
          <w:t>2</w:t>
        </w:r>
      </w:ins>
      <w:ins w:id="1938" w:author="Unknown Author" w:date="2019-05-24T10:47:00Z">
        <w:r>
          <w:rPr>
            <w:rFonts w:cs="Times New Roman"/>
            <w:sz w:val="20"/>
            <w:szCs w:val="20"/>
          </w:rPr>
          <w:t xml:space="preserve"> on 28</w:t>
        </w:r>
      </w:ins>
      <w:ins w:id="1939" w:author="Unknown Author" w:date="2019-05-24T10:47:00Z">
        <w:r>
          <w:rPr>
            <w:rFonts w:cs="Times New Roman"/>
            <w:sz w:val="20"/>
            <w:szCs w:val="20"/>
            <w:vertAlign w:val="superscript"/>
          </w:rPr>
          <w:t>th</w:t>
        </w:r>
      </w:ins>
      <w:ins w:id="1940" w:author="Unknown Author" w:date="2019-05-24T10:47:00Z">
        <w:r>
          <w:rPr>
            <w:rFonts w:cs="Times New Roman"/>
            <w:sz w:val="20"/>
            <w:szCs w:val="20"/>
          </w:rPr>
          <w:t xml:space="preserve"> July 2017</w:t>
        </w:r>
      </w:ins>
      <w:ins w:id="1941" w:author="Unknown Author" w:date="2019-05-24T10:48:00Z">
        <w:r>
          <w:rPr>
            <w:rFonts w:cs="Times New Roman"/>
            <w:sz w:val="20"/>
            <w:szCs w:val="20"/>
          </w:rPr>
          <w:t>).</w:t>
        </w:r>
      </w:ins>
      <w:ins w:id="1942" w:author="Unknown Author" w:date="2019-05-24T10:49:00Z">
        <w:r>
          <w:rPr>
            <w:rFonts w:cs="Times New Roman"/>
            <w:sz w:val="20"/>
            <w:szCs w:val="20"/>
          </w:rPr>
          <w:t xml:space="preserve"> While the proportional total algal coverage was similar between the two years (57.99 % in 2016, 58.87 % in 2017), the proportion of the algal ice that was classified H</w:t>
        </w:r>
      </w:ins>
      <w:ins w:id="1943" w:author="Unknown Author" w:date="2019-05-24T10:49:00Z">
        <w:r>
          <w:rPr>
            <w:rFonts w:cs="Times New Roman"/>
            <w:sz w:val="20"/>
            <w:szCs w:val="20"/>
            <w:vertAlign w:val="subscript"/>
          </w:rPr>
          <w:t>bio</w:t>
        </w:r>
      </w:ins>
      <w:ins w:id="1944" w:author="Unknown Author" w:date="2019-05-24T10:49:00Z">
        <w:r>
          <w:rPr>
            <w:rFonts w:cs="Times New Roman"/>
            <w:sz w:val="20"/>
            <w:szCs w:val="20"/>
          </w:rPr>
          <w:t xml:space="preserve"> was much higher in 2016 (8.35 %) compared to 2017 (2.54 %).</w:t>
        </w:r>
      </w:ins>
      <w:ins w:id="1945" w:author="Unknown Author" w:date="2019-05-24T10:52:00Z">
        <w:r>
          <w:rPr>
            <w:rFonts w:cs="Times New Roman"/>
            <w:sz w:val="20"/>
            <w:szCs w:val="20"/>
          </w:rPr>
          <w:t xml:space="preserve"> The mean albedos and their standard deviations were very similar for each ice surface class in both years (Table 2).</w:t>
        </w:r>
      </w:ins>
      <w:ins w:id="1946" w:author="Unknown Author" w:date="2019-05-24T10:55:00Z">
        <w:r>
          <w:rPr>
            <w:rFonts w:cs="Times New Roman"/>
            <w:sz w:val="20"/>
            <w:szCs w:val="20"/>
          </w:rPr>
          <w:t xml:space="preserve"> The runoff from the south-western GrIS bare-ice (albedo &lt; 0.6) was 94.1 Gt in 2016, of which 67.6 was from dark-ice (albedo &lt; 0.39). We estimate that 8.7 </w:t>
        </w:r>
      </w:ins>
      <w:ins w:id="1947" w:author="Unknown Author" w:date="2019-06-09T12:58:00Z">
        <w:r>
          <w:rPr>
            <w:rFonts w:cs="Times New Roman"/>
            <w:sz w:val="20"/>
            <w:szCs w:val="20"/>
          </w:rPr>
          <w:t>–</w:t>
        </w:r>
      </w:ins>
      <w:ins w:id="1948" w:author="Unknown Author" w:date="2019-05-24T10:55:00Z">
        <w:r>
          <w:rPr>
            <w:rFonts w:cs="Times New Roman"/>
            <w:sz w:val="20"/>
            <w:szCs w:val="20"/>
          </w:rPr>
          <w:t xml:space="preserve"> 12.2 Gt of this runoff was attributable to the growth of algae, representing 9 </w:t>
        </w:r>
      </w:ins>
      <w:ins w:id="1949" w:author="Unknown Author" w:date="2019-06-09T12:58:00Z">
        <w:r>
          <w:rPr>
            <w:rFonts w:cs="Times New Roman"/>
            <w:sz w:val="20"/>
            <w:szCs w:val="20"/>
          </w:rPr>
          <w:t>–</w:t>
        </w:r>
      </w:ins>
      <w:ins w:id="1950" w:author="Unknown Author" w:date="2019-05-24T10:55:00Z">
        <w:r>
          <w:rPr>
            <w:rFonts w:cs="Times New Roman"/>
            <w:sz w:val="20"/>
            <w:szCs w:val="20"/>
          </w:rPr>
          <w:t xml:space="preserve"> 13 % of the total runoff from bare-ice runoff. The absolute values for runoff are therefore much higher but the proportion of the bare-ice total attributed to algae approximately the same between the two years.</w:t>
        </w:r>
      </w:ins>
    </w:p>
    <w:p>
      <w:pPr>
        <w:pStyle w:val="Normal"/>
        <w:spacing w:lineRule="auto" w:line="360" w:before="240" w:after="160"/>
        <w:rPr/>
      </w:pPr>
      <w:ins w:id="1951" w:author="Unknown Author" w:date="2019-05-24T10:55:00Z">
        <w:r>
          <w:rPr>
            <w:rFonts w:cs="Times New Roman"/>
            <w:sz w:val="20"/>
            <w:szCs w:val="20"/>
          </w:rPr>
          <w:t>The snow line had retreated further, faster in 2016 compared to 2017 creating a wider bare-ice zone that had existed for longer and was not recovered by summer snowfall events, whereas in 2017 a smaller bare-ice was exposed later and was recovered by 5 - 10 cm of snow several times during the summer (Fig 6 C, D). The more prolonged exposure of a larger bare-ice zone in 2016 enabled L</w:t>
        </w:r>
      </w:ins>
      <w:ins w:id="1952" w:author="Unknown Author" w:date="2019-05-24T10:55:00Z">
        <w:r>
          <w:rPr>
            <w:rFonts w:cs="Times New Roman"/>
            <w:sz w:val="20"/>
            <w:szCs w:val="20"/>
            <w:vertAlign w:val="subscript"/>
          </w:rPr>
          <w:t>bio</w:t>
        </w:r>
      </w:ins>
      <w:ins w:id="1953" w:author="Unknown Author" w:date="2019-05-24T10:55:00Z">
        <w:r>
          <w:rPr>
            <w:rFonts w:cs="Times New Roman"/>
            <w:sz w:val="20"/>
            <w:szCs w:val="20"/>
          </w:rPr>
          <w:t xml:space="preserve"> surfaces to extend to higher elevations and biomass to a</w:t>
        </w:r>
      </w:ins>
      <w:ins w:id="1954" w:author="Unknown Author" w:date="2019-05-24T10:56:00Z">
        <w:r>
          <w:rPr>
            <w:rFonts w:cs="Times New Roman"/>
            <w:sz w:val="20"/>
            <w:szCs w:val="20"/>
          </w:rPr>
          <w:t>ccumulate to greater mass concentrations at lower elevations in summer 2016, explaining the greater H</w:t>
        </w:r>
      </w:ins>
      <w:ins w:id="1955" w:author="Unknown Author" w:date="2019-05-24T10:56:00Z">
        <w:r>
          <w:rPr>
            <w:rFonts w:cs="Times New Roman"/>
            <w:sz w:val="20"/>
            <w:szCs w:val="20"/>
            <w:vertAlign w:val="subscript"/>
          </w:rPr>
          <w:t>bio</w:t>
        </w:r>
      </w:ins>
      <w:ins w:id="1956" w:author="Unknown Author" w:date="2019-05-24T10:56:00Z">
        <w:r>
          <w:rPr>
            <w:rFonts w:cs="Times New Roman"/>
            <w:sz w:val="20"/>
            <w:szCs w:val="20"/>
          </w:rPr>
          <w:t xml:space="preserve"> coverage. This indicates that the intensity of th</w:t>
        </w:r>
      </w:ins>
      <w:ins w:id="1957" w:author="Unknown Author" w:date="2019-05-24T10:57:00Z">
        <w:r>
          <w:rPr>
            <w:rFonts w:cs="Times New Roman"/>
            <w:sz w:val="20"/>
            <w:szCs w:val="20"/>
          </w:rPr>
          <w:t xml:space="preserve">e algal bloom is a function of exposure time, as postulated by Tedstone et al. (2017) and Williamson et al. (2018). </w:t>
        </w:r>
      </w:ins>
      <w:ins w:id="1958" w:author="Unknown Author" w:date="2019-05-24T14:43:00Z">
        <w:r>
          <w:rPr>
            <w:rFonts w:cs="Times New Roman"/>
            <w:sz w:val="20"/>
            <w:szCs w:val="20"/>
          </w:rPr>
          <w:t>M</w:t>
        </w:r>
      </w:ins>
      <w:ins w:id="1959" w:author="Unknown Author" w:date="2019-05-24T10:59:00Z">
        <w:r>
          <w:rPr>
            <w:rFonts w:cs="Times New Roman"/>
            <w:sz w:val="20"/>
            <w:szCs w:val="20"/>
          </w:rPr>
          <w:t xml:space="preserve">ore prolonged exposure of larger ablation areas under a warming climate (Stroeve et al. 2013; Shimada et al. 2016; Tedesco et al. 2016; Tedstone et al. 2017) are likely to be prone to more spatially expansive, darker algal blooms that enhance melt rates, </w:t>
        </w:r>
      </w:ins>
      <w:ins w:id="1960" w:author="Unknown Author" w:date="2019-05-24T11:00:00Z">
        <w:r>
          <w:rPr>
            <w:rFonts w:cs="Times New Roman"/>
            <w:sz w:val="20"/>
            <w:szCs w:val="20"/>
          </w:rPr>
          <w:t>leading to a potential positive feedback that is not currently accounted for in surface mass balance models whereby earlier exposure of bare-ice leads to enhanced algal coverage, more of which will be able to accumulate higher biomass, and accelerate melting.</w:t>
        </w:r>
      </w:ins>
      <w:ins w:id="1961" w:author="Unknown Author" w:date="2019-06-09T12:14:00Z">
        <w:r>
          <w:rPr>
            <w:rFonts w:cs="Times New Roman"/>
            <w:sz w:val="20"/>
            <w:szCs w:val="20"/>
          </w:rPr>
          <w:t xml:space="preserve"> Melting, in turn stimulates algal growth by lib</w:t>
        </w:r>
      </w:ins>
      <w:ins w:id="1962" w:author="Unknown Author" w:date="2019-06-09T12:15:00Z">
        <w:r>
          <w:rPr>
            <w:rFonts w:cs="Times New Roman"/>
            <w:sz w:val="20"/>
            <w:szCs w:val="20"/>
          </w:rPr>
          <w:t xml:space="preserve">erating nutrients and liquid water. </w:t>
        </w:r>
      </w:ins>
      <w:del w:id="1963" w:author="Unknown Author" w:date="2019-05-24T10:53:00Z">
        <w:r>
          <w:rPr>
            <w:rFonts w:cs="Times New Roman"/>
            <w:sz w:val="20"/>
            <w:szCs w:val="20"/>
            <w:highlight w:val="yellow"/>
          </w:rPr>
          <w:delText>There was a</w:delText>
        </w:r>
      </w:del>
      <w:del w:id="1964" w:author="Unknown Author" w:date="2019-05-24T10:41:00Z">
        <w:r>
          <w:rPr>
            <w:rFonts w:cs="Times New Roman"/>
            <w:sz w:val="20"/>
            <w:szCs w:val="20"/>
            <w:highlight w:val="yellow"/>
          </w:rPr>
          <w:delText xml:space="preserve"> much </w:delText>
        </w:r>
      </w:del>
      <w:del w:id="1965" w:author="Unknown Author" w:date="2019-05-24T10:53:00Z">
        <w:r>
          <w:rPr>
            <w:rFonts w:cs="Times New Roman"/>
            <w:sz w:val="20"/>
            <w:szCs w:val="20"/>
            <w:highlight w:val="yellow"/>
          </w:rPr>
          <w:delText>larger spatial coverage by algae in 2016 than 2017 (total algal coverage = 61% in 2016, 18% in 2017 for the same areas) and a larger proportion of Hbio (9% in 2016 compared to 4% in 2017). The mean albedos for the algal surfaces were lower in 2016 than 2017 but very similar for all other surface types. This indicates that the ice surface was indeed enhanced by greater spatial coverage of algal blooms with either greater biomass or pigmentation in 2016 compared to 2017.</w:delText>
        </w:r>
      </w:del>
      <w:del w:id="1966" w:author="Unknown Author" w:date="2019-05-24T10:56:00Z">
        <w:r>
          <w:rPr>
            <w:rFonts w:cs="Times New Roman"/>
            <w:sz w:val="20"/>
            <w:szCs w:val="20"/>
            <w:highlight w:val="yellow"/>
          </w:rPr>
          <w:delText xml:space="preserve"> The snow line had retreated further, faster in 2016 compared to 2017 creating a wider bare ice zone that had existed for longer at the time of our remote sensing (Supp Info 4). Interestingly, the L</w:delText>
        </w:r>
      </w:del>
      <w:del w:id="1967" w:author="Unknown Author" w:date="2019-05-24T10:56:00Z">
        <w:r>
          <w:rPr>
            <w:rFonts w:cs="Times New Roman"/>
            <w:sz w:val="20"/>
            <w:szCs w:val="20"/>
            <w:highlight w:val="yellow"/>
            <w:vertAlign w:val="subscript"/>
          </w:rPr>
          <w:delText>bio</w:delText>
        </w:r>
      </w:del>
      <w:del w:id="1968" w:author="Unknown Author" w:date="2019-05-24T10:56:00Z">
        <w:r>
          <w:rPr>
            <w:rFonts w:cs="Times New Roman"/>
            <w:sz w:val="20"/>
            <w:szCs w:val="20"/>
            <w:highlight w:val="yellow"/>
          </w:rPr>
          <w:delText xml:space="preserve"> coverage extends further inland in the darker year, whereas H</w:delText>
        </w:r>
      </w:del>
      <w:del w:id="1969" w:author="Unknown Author" w:date="2019-05-24T10:56:00Z">
        <w:r>
          <w:rPr>
            <w:rFonts w:cs="Times New Roman"/>
            <w:sz w:val="20"/>
            <w:szCs w:val="20"/>
            <w:highlight w:val="yellow"/>
            <w:vertAlign w:val="subscript"/>
          </w:rPr>
          <w:delText>bio</w:delText>
        </w:r>
      </w:del>
      <w:del w:id="1970" w:author="Unknown Author" w:date="2019-05-24T10:56:00Z">
        <w:r>
          <w:rPr>
            <w:rFonts w:cs="Times New Roman"/>
            <w:sz w:val="20"/>
            <w:szCs w:val="20"/>
            <w:highlight w:val="yellow"/>
          </w:rPr>
          <w:delText xml:space="preserve"> surface extend further towards the margin. This suggests that newly exposed ice at higher elevations was colonised by relatively low abundance blooms, whereas heavier blooms developed on ice at lower elevations that was exposed for longer.</w:delText>
        </w:r>
      </w:del>
      <w:del w:id="1971" w:author="Unknown Author" w:date="2019-05-24T10:57:00Z">
        <w:r>
          <w:rPr>
            <w:rFonts w:cs="Times New Roman"/>
            <w:sz w:val="20"/>
            <w:szCs w:val="20"/>
            <w:highlight w:val="yellow"/>
          </w:rPr>
          <w:delText xml:space="preserve"> This suggests the intensity of the algal bloom is a function of exposure time (Tedstone et al., 2017) and corroborates the findings of space-for-time experiments by Williamson et al. (2018). </w:delText>
        </w:r>
      </w:del>
      <w:del w:id="1972" w:author="Unknown Author" w:date="2019-05-24T11:00:00Z">
        <w:r>
          <w:rPr>
            <w:rFonts w:cs="Times New Roman"/>
            <w:sz w:val="20"/>
            <w:szCs w:val="20"/>
            <w:highlight w:val="yellow"/>
          </w:rPr>
          <w:delText xml:space="preserve">Therefore, the 2016 dark year was indeed especially low albedo due to particularly extensive and intense algal blooming on the GrIS surface, enabled by prolonged bare-ice exposure. This interannual comparison demonstrates that more prolonged exposure of larger ablation areas under a warming climate (Stroeve et al. 2013; Shimada et al. 2016; Tedesco et al. 2016; Tedstone et al. 2017) are likely to be prone to more spatially expansive, darker algal blooms that enhance melt rates, leading to a potential positive feedback that is not currently accounted for in surface mass balance models. </w:delText>
        </w:r>
      </w:del>
      <w:ins w:id="1973" w:author="Unknown Author" w:date="2019-05-24T11:00:00Z">
        <w:r>
          <w:rPr>
            <w:rFonts w:cs="Times New Roman"/>
            <w:sz w:val="20"/>
            <w:szCs w:val="20"/>
          </w:rPr>
          <w:t xml:space="preserve"> </w:t>
        </w:r>
      </w:ins>
      <w:r>
        <w:rPr>
          <w:rFonts w:cs="Times New Roman"/>
          <w:sz w:val="20"/>
          <w:szCs w:val="20"/>
          <w:rPrChange w:id="0" w:author="Unknown Author" w:date="2019-06-18T15:32:00Z"/>
        </w:rPr>
        <w:t>The existence of a bright area at the edge of the ablation zone may seem to undermine exposure time as a driver of algal growth; however, we do not discount the importance of outcropping mineral dusts from stratified ice layers which may well be critical nutrient stimuli for glacier algae which then darken the ice surface</w:t>
      </w:r>
      <w:ins w:id="1975" w:author="Unknown Author" w:date="2019-05-24T14:43:00Z">
        <w:r>
          <w:rPr>
            <w:rFonts w:cs="Times New Roman"/>
            <w:sz w:val="20"/>
            <w:szCs w:val="20"/>
          </w:rPr>
          <w:t xml:space="preserve"> (Stibal et al. 2017)</w:t>
        </w:r>
      </w:ins>
      <w:r>
        <w:rPr>
          <w:rFonts w:cs="Times New Roman"/>
          <w:sz w:val="20"/>
          <w:szCs w:val="20"/>
          <w:rPrChange w:id="0" w:author="Unknown Author" w:date="2019-06-18T15:32:00Z"/>
        </w:rPr>
        <w:t>. The emergence of these minerals may impose a lower boundary on the dark zone, or alternatively the melt runoff</w:t>
      </w:r>
      <w:ins w:id="1977" w:author="Unknown Author" w:date="2019-05-24T14:43:00Z">
        <w:r>
          <w:rPr>
            <w:rFonts w:cs="Times New Roman"/>
            <w:sz w:val="20"/>
            <w:szCs w:val="20"/>
          </w:rPr>
          <w:t xml:space="preserve"> and/or surface slope at lower elevations</w:t>
        </w:r>
      </w:ins>
      <w:r>
        <w:rPr>
          <w:rFonts w:cs="Times New Roman"/>
          <w:sz w:val="20"/>
          <w:szCs w:val="20"/>
          <w:rPrChange w:id="0" w:author="Unknown Author" w:date="2019-06-18T15:32:00Z"/>
        </w:rPr>
        <w:t xml:space="preserve"> may be sufficient to wash light</w:t>
      </w:r>
      <w:ins w:id="1979" w:author="Unknown Author" w:date="2019-06-12T15:03:00Z">
        <w:r>
          <w:rPr>
            <w:rFonts w:cs="Times New Roman"/>
            <w:sz w:val="20"/>
            <w:szCs w:val="20"/>
          </w:rPr>
          <w:t>-</w:t>
        </w:r>
      </w:ins>
      <w:del w:id="1980" w:author="Unknown Author" w:date="2019-06-12T15:03:00Z">
        <w:r>
          <w:rPr>
            <w:rFonts w:cs="Times New Roman"/>
            <w:sz w:val="20"/>
            <w:szCs w:val="20"/>
          </w:rPr>
          <w:delText xml:space="preserve"> </w:delText>
        </w:r>
      </w:del>
      <w:r>
        <w:rPr>
          <w:rFonts w:cs="Times New Roman"/>
          <w:sz w:val="20"/>
          <w:szCs w:val="20"/>
          <w:rPrChange w:id="0" w:author="Unknown Author" w:date="2019-06-18T15:32:00Z"/>
        </w:rPr>
        <w:t>absorbing particles off the ice surface</w:t>
      </w:r>
      <w:del w:id="1982" w:author="Unknown Author" w:date="2019-06-09T12:48:00Z">
        <w:r>
          <w:rPr>
            <w:rFonts w:cs="Times New Roman"/>
            <w:sz w:val="20"/>
            <w:szCs w:val="20"/>
          </w:rPr>
          <w:delText xml:space="preserve"> at these very low elevations</w:delText>
        </w:r>
      </w:del>
      <w:r>
        <w:rPr>
          <w:rFonts w:cs="Times New Roman"/>
          <w:sz w:val="20"/>
          <w:szCs w:val="20"/>
          <w:rPrChange w:id="0" w:author="Unknown Author" w:date="2019-06-18T15:32:00Z"/>
        </w:rPr>
        <w:t>.</w:t>
      </w:r>
    </w:p>
    <w:p>
      <w:pPr>
        <w:pStyle w:val="Normal"/>
        <w:spacing w:lineRule="auto" w:line="360" w:before="240" w:after="160"/>
        <w:rPr>
          <w:rFonts w:eastAsia="Times New Roman" w:cs="Times New Roman"/>
          <w:b w:val="false"/>
          <w:b w:val="false"/>
          <w:bCs w:val="false"/>
          <w:i w:val="false"/>
          <w:i w:val="false"/>
          <w:iCs w:val="false"/>
          <w:color w:val="000000"/>
          <w:sz w:val="20"/>
          <w:szCs w:val="20"/>
          <w:lang w:val="en-GB" w:eastAsia="de-DE" w:bidi="ar-SA"/>
          <w:del w:id="1986" w:author="Unknown Author" w:date="2019-06-09T18:23:00Z"/>
        </w:rPr>
      </w:pPr>
      <w:del w:id="1984" w:author="Unknown Author" w:date="2019-05-24T14:43:00Z">
        <w:r>
          <w:rPr>
            <w:rFonts w:cs="Times New Roman"/>
            <w:b/>
            <w:bCs/>
            <w:sz w:val="20"/>
            <w:szCs w:val="20"/>
          </w:rPr>
          <w:delText xml:space="preserve"> </w:delText>
        </w:r>
      </w:del>
      <w:del w:id="1985" w:author="Unknown Author" w:date="2019-05-24T14:43:00Z">
        <w:r>
          <w:rPr>
            <w:rFonts w:cs="Times New Roman"/>
            <w:b/>
            <w:bCs/>
            <w:sz w:val="20"/>
            <w:szCs w:val="20"/>
          </w:rPr>
          <w:delText>These observations therefore indicate that the omission of biological growth is leading current models to underestimate future GrIS contributions to sea level rise.</w:delText>
        </w:r>
      </w:del>
    </w:p>
    <w:p>
      <w:pPr>
        <w:pStyle w:val="Normal"/>
        <w:spacing w:lineRule="auto" w:line="360" w:before="240" w:after="160"/>
        <w:rPr>
          <w:rFonts w:eastAsia="Times New Roman" w:cs="Times New Roman"/>
          <w:b w:val="false"/>
          <w:b w:val="false"/>
          <w:bCs w:val="false"/>
          <w:i w:val="false"/>
          <w:i w:val="false"/>
          <w:iCs w:val="false"/>
          <w:color w:val="000000"/>
          <w:sz w:val="20"/>
          <w:szCs w:val="20"/>
          <w:lang w:val="en-GB" w:eastAsia="de-DE" w:bidi="ar-SA"/>
          <w:del w:id="1988" w:author="Unknown Author" w:date="2019-06-09T18:23:00Z"/>
        </w:rPr>
      </w:pPr>
      <w:del w:id="1987" w:author="Unknown Author" w:date="2019-06-09T12:49:00Z">
        <w:r>
          <w:rPr>
            <w:rFonts w:cs="Times New Roman"/>
            <w:b/>
            <w:bCs/>
            <w:i w:val="false"/>
            <w:iCs w:val="false"/>
            <w:sz w:val="20"/>
            <w:szCs w:val="20"/>
          </w:rPr>
          <w:delText>3.8 Algae cause enhanced GrIS runoff</w:delText>
        </w:r>
      </w:del>
    </w:p>
    <w:p>
      <w:pPr>
        <w:pStyle w:val="Normal"/>
        <w:spacing w:lineRule="auto" w:line="360" w:before="240" w:after="160"/>
        <w:rPr>
          <w:rFonts w:eastAsia="Times New Roman" w:cs="Times New Roman"/>
          <w:b w:val="false"/>
          <w:b w:val="false"/>
          <w:bCs w:val="false"/>
          <w:i w:val="false"/>
          <w:i w:val="false"/>
          <w:iCs w:val="false"/>
          <w:color w:val="000000"/>
          <w:sz w:val="20"/>
          <w:szCs w:val="20"/>
          <w:lang w:val="en-GB" w:eastAsia="de-DE" w:bidi="ar-SA"/>
          <w:del w:id="2002" w:author="Unknown Author" w:date="2019-06-09T18:23:00Z"/>
        </w:rPr>
      </w:pPr>
      <w:del w:id="1989" w:author="Unknown Author" w:date="2019-06-09T12:49:00Z">
        <w:r>
          <w:rPr>
            <w:rFonts w:cs="Times New Roman"/>
            <w:b w:val="false"/>
            <w:bCs w:val="false"/>
            <w:i w:val="false"/>
            <w:iCs w:val="false"/>
            <w:color w:val="000000"/>
            <w:sz w:val="20"/>
            <w:szCs w:val="20"/>
          </w:rPr>
          <w:delText xml:space="preserve">We ran a surface mass balance (SMB) model forced with local automatic weather station and MODIS albedo observations (van As et al., 2012) to estimate 94.1 Gt of runoff from bare ice on the western GrIS (albedo &lt; 0.6) and 67.6 Gt runoff from dark ice (albedo &lt; 0.39) within the latitudinal range defined in Fig </w:delText>
        </w:r>
      </w:del>
      <w:del w:id="1990" w:author="Unknown Author" w:date="2019-05-21T07:32:00Z">
        <w:r>
          <w:rPr>
            <w:rFonts w:cs="Times New Roman"/>
            <w:b w:val="false"/>
            <w:bCs w:val="false"/>
            <w:i w:val="false"/>
            <w:iCs w:val="false"/>
            <w:color w:val="000000"/>
            <w:sz w:val="20"/>
            <w:szCs w:val="20"/>
          </w:rPr>
          <w:delText>4</w:delText>
        </w:r>
      </w:del>
      <w:del w:id="1991" w:author="Unknown Author" w:date="2019-06-09T12:49:00Z">
        <w:r>
          <w:rPr>
            <w:rFonts w:cs="Times New Roman"/>
            <w:b w:val="false"/>
            <w:bCs w:val="false"/>
            <w:i w:val="false"/>
            <w:iCs w:val="false"/>
            <w:color w:val="000000"/>
            <w:sz w:val="20"/>
            <w:szCs w:val="20"/>
          </w:rPr>
          <w:delText xml:space="preserve">. We used the mean spatial coverage determined using our remote sensing in each year and our radiative forcing calculations that attributed </w:delText>
        </w:r>
      </w:del>
      <w:del w:id="1992" w:author="Unknown Author" w:date="2019-05-22T16:55:00Z">
        <w:r>
          <w:rPr>
            <w:rFonts w:cs="Times New Roman"/>
            <w:b w:val="false"/>
            <w:bCs w:val="false"/>
            <w:i w:val="false"/>
            <w:iCs w:val="false"/>
            <w:color w:val="000000"/>
            <w:sz w:val="20"/>
            <w:szCs w:val="20"/>
          </w:rPr>
          <w:delText>12-18</w:delText>
        </w:r>
      </w:del>
      <w:del w:id="1993" w:author="Unknown Author" w:date="2019-06-09T12:49:00Z">
        <w:r>
          <w:rPr>
            <w:rFonts w:cs="Times New Roman"/>
            <w:b w:val="false"/>
            <w:bCs w:val="false"/>
            <w:i w:val="false"/>
            <w:iCs w:val="false"/>
            <w:color w:val="000000"/>
            <w:sz w:val="20"/>
            <w:szCs w:val="20"/>
          </w:rPr>
          <w:delText>% of melting to algae in L</w:delText>
        </w:r>
      </w:del>
      <w:del w:id="1994" w:author="Unknown Author" w:date="2019-06-09T12:49:00Z">
        <w:r>
          <w:rPr>
            <w:rFonts w:cs="Times New Roman"/>
            <w:b w:val="false"/>
            <w:bCs w:val="false"/>
            <w:i w:val="false"/>
            <w:iCs w:val="false"/>
            <w:color w:val="000000"/>
            <w:sz w:val="20"/>
            <w:szCs w:val="20"/>
            <w:vertAlign w:val="subscript"/>
          </w:rPr>
          <w:delText>bio</w:delText>
        </w:r>
      </w:del>
      <w:del w:id="1995" w:author="Unknown Author" w:date="2019-06-09T12:49:00Z">
        <w:r>
          <w:rPr>
            <w:rFonts w:cs="Times New Roman"/>
            <w:b w:val="false"/>
            <w:bCs w:val="false"/>
            <w:i w:val="false"/>
            <w:iCs w:val="false"/>
            <w:color w:val="000000"/>
            <w:sz w:val="20"/>
            <w:szCs w:val="20"/>
          </w:rPr>
          <w:delText xml:space="preserve"> sites and </w:delText>
        </w:r>
      </w:del>
      <w:del w:id="1996" w:author="Unknown Author" w:date="2019-05-22T16:56:00Z">
        <w:r>
          <w:rPr>
            <w:rFonts w:cs="Times New Roman"/>
            <w:b w:val="false"/>
            <w:bCs w:val="false"/>
            <w:i w:val="false"/>
            <w:iCs w:val="false"/>
            <w:color w:val="000000"/>
            <w:sz w:val="20"/>
            <w:szCs w:val="20"/>
          </w:rPr>
          <w:delText>21-29</w:delText>
        </w:r>
      </w:del>
      <w:del w:id="1997" w:author="Unknown Author" w:date="2019-06-09T12:49:00Z">
        <w:r>
          <w:rPr>
            <w:rFonts w:cs="Times New Roman"/>
            <w:b w:val="false"/>
            <w:bCs w:val="false"/>
            <w:i w:val="false"/>
            <w:iCs w:val="false"/>
            <w:color w:val="000000"/>
            <w:sz w:val="20"/>
            <w:szCs w:val="20"/>
          </w:rPr>
          <w:delText>% in H</w:delText>
        </w:r>
      </w:del>
      <w:del w:id="1998" w:author="Unknown Author" w:date="2019-06-09T12:49:00Z">
        <w:r>
          <w:rPr>
            <w:rFonts w:cs="Times New Roman"/>
            <w:b w:val="false"/>
            <w:bCs w:val="false"/>
            <w:i w:val="false"/>
            <w:iCs w:val="false"/>
            <w:color w:val="000000"/>
            <w:sz w:val="20"/>
            <w:szCs w:val="20"/>
            <w:vertAlign w:val="subscript"/>
          </w:rPr>
          <w:delText>bio</w:delText>
        </w:r>
      </w:del>
      <w:del w:id="1999" w:author="Unknown Author" w:date="2019-06-09T12:49:00Z">
        <w:r>
          <w:rPr>
            <w:rFonts w:cs="Times New Roman"/>
            <w:b w:val="false"/>
            <w:bCs w:val="false"/>
            <w:i w:val="false"/>
            <w:iCs w:val="false"/>
            <w:color w:val="000000"/>
            <w:sz w:val="20"/>
            <w:szCs w:val="20"/>
          </w:rPr>
          <w:delText xml:space="preserve"> sites to generate </w:delText>
        </w:r>
      </w:del>
      <w:del w:id="2000" w:author="Unknown Author" w:date="2019-05-22T16:57:00Z">
        <w:r>
          <w:rPr>
            <w:rFonts w:cs="Times New Roman"/>
            <w:b w:val="false"/>
            <w:bCs w:val="false"/>
            <w:i w:val="false"/>
            <w:iCs w:val="false"/>
            <w:color w:val="000000"/>
            <w:sz w:val="20"/>
            <w:szCs w:val="20"/>
          </w:rPr>
          <w:delText xml:space="preserve">upper and lower </w:delText>
        </w:r>
      </w:del>
      <w:del w:id="2001" w:author="Unknown Author" w:date="2019-06-09T12:49:00Z">
        <w:r>
          <w:rPr>
            <w:rFonts w:cs="Times New Roman"/>
            <w:b w:val="false"/>
            <w:bCs w:val="false"/>
            <w:i w:val="false"/>
            <w:iCs w:val="false"/>
            <w:color w:val="000000"/>
            <w:sz w:val="20"/>
            <w:szCs w:val="20"/>
          </w:rPr>
          <w:delText xml:space="preserve">estimates for the GrIS runoff caused by algal growth. </w:delText>
        </w:r>
      </w:del>
    </w:p>
    <w:p>
      <w:pPr>
        <w:pStyle w:val="Normal"/>
        <w:spacing w:lineRule="auto" w:line="360" w:before="240" w:after="160"/>
        <w:rPr>
          <w:rFonts w:eastAsia="Times New Roman" w:cs="Times New Roman"/>
          <w:b w:val="false"/>
          <w:b w:val="false"/>
          <w:bCs w:val="false"/>
          <w:i w:val="false"/>
          <w:i w:val="false"/>
          <w:iCs w:val="false"/>
          <w:color w:val="000000"/>
          <w:sz w:val="20"/>
          <w:szCs w:val="20"/>
          <w:lang w:val="en-GB" w:eastAsia="de-DE" w:bidi="ar-SA"/>
          <w:del w:id="2030" w:author="Unknown Author" w:date="2019-06-09T12:56:00Z"/>
        </w:rPr>
      </w:pPr>
      <w:del w:id="2003" w:author="Unknown Author" w:date="2019-06-09T12:49:00Z">
        <w:r>
          <w:rPr>
            <w:rFonts w:cs="Times New Roman"/>
            <w:b w:val="false"/>
            <w:bCs w:val="false"/>
            <w:i w:val="false"/>
            <w:iCs w:val="false"/>
            <w:color w:val="000000"/>
            <w:sz w:val="20"/>
            <w:szCs w:val="20"/>
          </w:rPr>
          <w:delText xml:space="preserve">We found that in 2017 between </w:delText>
        </w:r>
      </w:del>
      <w:del w:id="2004" w:author="Unknown Author" w:date="2019-05-22T17:15:00Z">
        <w:r>
          <w:rPr>
            <w:rFonts w:cs="Times New Roman"/>
            <w:b w:val="false"/>
            <w:bCs w:val="false"/>
            <w:i w:val="false"/>
            <w:iCs w:val="false"/>
            <w:color w:val="000000"/>
            <w:sz w:val="20"/>
            <w:szCs w:val="20"/>
          </w:rPr>
          <w:delText>0.08</w:delText>
        </w:r>
      </w:del>
      <w:del w:id="2005" w:author="Unknown Author" w:date="2019-06-09T12:49:00Z">
        <w:r>
          <w:rPr>
            <w:rFonts w:cs="Times New Roman"/>
            <w:b w:val="false"/>
            <w:bCs w:val="false"/>
            <w:i w:val="false"/>
            <w:iCs w:val="false"/>
            <w:color w:val="000000"/>
            <w:sz w:val="20"/>
            <w:szCs w:val="20"/>
          </w:rPr>
          <w:delText xml:space="preserve">  </w:delText>
        </w:r>
      </w:del>
      <w:del w:id="2006" w:author="Unknown Author" w:date="2019-05-22T17:16:00Z">
        <w:r>
          <w:rPr>
            <w:rFonts w:cs="Times New Roman"/>
            <w:b w:val="false"/>
            <w:bCs w:val="false"/>
            <w:i w:val="false"/>
            <w:iCs w:val="false"/>
            <w:color w:val="000000"/>
            <w:sz w:val="20"/>
            <w:szCs w:val="20"/>
          </w:rPr>
          <w:delText>0.11</w:delText>
        </w:r>
      </w:del>
      <w:del w:id="2007" w:author="Unknown Author" w:date="2019-06-09T12:49:00Z">
        <w:r>
          <w:rPr>
            <w:rFonts w:cs="Times New Roman"/>
            <w:b w:val="false"/>
            <w:bCs w:val="false"/>
            <w:i w:val="false"/>
            <w:iCs w:val="false"/>
            <w:color w:val="000000"/>
            <w:sz w:val="20"/>
            <w:szCs w:val="20"/>
          </w:rPr>
          <w:delText xml:space="preserve"> Gt of ice loss could be attributed to the growth of algae, representing </w:delText>
        </w:r>
      </w:del>
      <w:del w:id="2008" w:author="Unknown Author" w:date="2019-05-22T17:18:00Z">
        <w:r>
          <w:rPr>
            <w:rFonts w:cs="Times New Roman"/>
            <w:b w:val="false"/>
            <w:bCs w:val="false"/>
            <w:i w:val="false"/>
            <w:iCs w:val="false"/>
            <w:color w:val="000000"/>
            <w:sz w:val="20"/>
            <w:szCs w:val="20"/>
          </w:rPr>
          <w:delText>1</w:delText>
        </w:r>
      </w:del>
      <w:del w:id="2009" w:author="Unknown Author" w:date="2019-06-03T14:07:00Z">
        <w:r>
          <w:rPr>
            <w:rFonts w:cs="Times New Roman"/>
            <w:b w:val="false"/>
            <w:bCs w:val="false"/>
            <w:i w:val="false"/>
            <w:iCs w:val="false"/>
            <w:color w:val="000000"/>
            <w:sz w:val="20"/>
            <w:szCs w:val="20"/>
          </w:rPr>
          <w:delText xml:space="preserve"> - </w:delText>
        </w:r>
      </w:del>
      <w:del w:id="2010" w:author="Unknown Author" w:date="2019-05-22T17:16:00Z">
        <w:r>
          <w:rPr>
            <w:rFonts w:cs="Times New Roman"/>
            <w:b w:val="false"/>
            <w:bCs w:val="false"/>
            <w:i w:val="false"/>
            <w:iCs w:val="false"/>
            <w:color w:val="000000"/>
            <w:sz w:val="20"/>
            <w:szCs w:val="20"/>
          </w:rPr>
          <w:delText>2</w:delText>
        </w:r>
      </w:del>
      <w:del w:id="2011" w:author="Unknown Author" w:date="2019-06-09T12:49:00Z">
        <w:r>
          <w:rPr>
            <w:rFonts w:cs="Times New Roman"/>
            <w:b w:val="false"/>
            <w:bCs w:val="false"/>
            <w:i w:val="false"/>
            <w:iCs w:val="false"/>
            <w:color w:val="000000"/>
            <w:sz w:val="20"/>
            <w:szCs w:val="20"/>
          </w:rPr>
          <w:delText>% of the total runoff from the western GrIS</w:delText>
        </w:r>
      </w:del>
      <w:del w:id="2012" w:author="Unknown Author" w:date="2019-05-24T17:43:00Z">
        <w:r>
          <w:rPr>
            <w:rFonts w:cs="Times New Roman"/>
            <w:b w:val="false"/>
            <w:bCs w:val="false"/>
            <w:i w:val="false"/>
            <w:iCs w:val="false"/>
            <w:color w:val="000000"/>
            <w:sz w:val="20"/>
            <w:szCs w:val="20"/>
          </w:rPr>
          <w:delText>.</w:delText>
        </w:r>
      </w:del>
      <w:del w:id="2013" w:author="Unknown Author" w:date="2019-06-09T12:49:00Z">
        <w:r>
          <w:rPr>
            <w:rFonts w:cs="Times New Roman"/>
            <w:b w:val="false"/>
            <w:bCs w:val="false"/>
            <w:i w:val="false"/>
            <w:iCs w:val="false"/>
            <w:color w:val="000000"/>
            <w:sz w:val="20"/>
            <w:szCs w:val="20"/>
          </w:rPr>
          <w:delText xml:space="preserve"> In 2016 this contribution increased to </w:delText>
        </w:r>
      </w:del>
      <w:del w:id="2014" w:author="Unknown Author" w:date="2019-05-22T17:06:00Z">
        <w:r>
          <w:rPr>
            <w:rFonts w:cs="Times New Roman"/>
            <w:b w:val="false"/>
            <w:bCs w:val="false"/>
            <w:i w:val="false"/>
            <w:iCs w:val="false"/>
            <w:color w:val="000000"/>
            <w:sz w:val="20"/>
            <w:szCs w:val="20"/>
          </w:rPr>
          <w:delText>5.5</w:delText>
        </w:r>
      </w:del>
      <w:del w:id="2015" w:author="Unknown Author" w:date="2019-06-09T12:49:00Z">
        <w:r>
          <w:rPr>
            <w:rFonts w:cs="Times New Roman"/>
            <w:b w:val="false"/>
            <w:bCs w:val="false"/>
            <w:i w:val="false"/>
            <w:iCs w:val="false"/>
            <w:color w:val="000000"/>
            <w:sz w:val="20"/>
            <w:szCs w:val="20"/>
          </w:rPr>
          <w:delText xml:space="preserve"> – </w:delText>
        </w:r>
      </w:del>
      <w:del w:id="2016" w:author="Unknown Author" w:date="2019-05-22T17:06:00Z">
        <w:r>
          <w:rPr>
            <w:rFonts w:cs="Times New Roman"/>
            <w:b w:val="false"/>
            <w:bCs w:val="false"/>
            <w:i w:val="false"/>
            <w:iCs w:val="false"/>
            <w:color w:val="000000"/>
            <w:sz w:val="20"/>
            <w:szCs w:val="20"/>
          </w:rPr>
          <w:delText>8.0</w:delText>
        </w:r>
      </w:del>
      <w:del w:id="2017" w:author="Unknown Author" w:date="2019-06-09T12:49:00Z">
        <w:r>
          <w:rPr>
            <w:rFonts w:cs="Times New Roman"/>
            <w:b w:val="false"/>
            <w:bCs w:val="false"/>
            <w:i w:val="false"/>
            <w:iCs w:val="false"/>
            <w:color w:val="000000"/>
            <w:sz w:val="20"/>
            <w:szCs w:val="20"/>
          </w:rPr>
          <w:delText xml:space="preserve"> Gt</w:delText>
        </w:r>
      </w:del>
      <w:del w:id="2018" w:author="Unknown Author" w:date="2019-05-24T09:23:00Z">
        <w:r>
          <w:rPr>
            <w:rFonts w:cs="Times New Roman"/>
            <w:b w:val="false"/>
            <w:bCs w:val="false"/>
            <w:i w:val="false"/>
            <w:iCs w:val="false"/>
            <w:color w:val="000000"/>
            <w:sz w:val="20"/>
            <w:szCs w:val="20"/>
          </w:rPr>
          <w:delText>, representing</w:delText>
        </w:r>
      </w:del>
      <w:del w:id="2019" w:author="Unknown Author" w:date="2019-06-09T12:49:00Z">
        <w:r>
          <w:rPr>
            <w:rFonts w:cs="Times New Roman"/>
            <w:b w:val="false"/>
            <w:bCs w:val="false"/>
            <w:i w:val="false"/>
            <w:iCs w:val="false"/>
            <w:color w:val="000000"/>
            <w:sz w:val="20"/>
            <w:szCs w:val="20"/>
          </w:rPr>
          <w:delText xml:space="preserve"> </w:delText>
        </w:r>
      </w:del>
      <w:del w:id="2020" w:author="Unknown Author" w:date="2019-05-22T17:06:00Z">
        <w:r>
          <w:rPr>
            <w:rFonts w:cs="Times New Roman"/>
            <w:b w:val="false"/>
            <w:bCs w:val="false"/>
            <w:i w:val="false"/>
            <w:iCs w:val="false"/>
            <w:color w:val="000000"/>
            <w:sz w:val="20"/>
            <w:szCs w:val="20"/>
          </w:rPr>
          <w:delText>6</w:delText>
        </w:r>
      </w:del>
      <w:del w:id="2021" w:author="Unknown Author" w:date="2019-06-04T09:14:00Z">
        <w:r>
          <w:rPr>
            <w:rFonts w:cs="Times New Roman"/>
            <w:b w:val="false"/>
            <w:bCs w:val="false"/>
            <w:i w:val="false"/>
            <w:iCs w:val="false"/>
            <w:color w:val="000000"/>
            <w:sz w:val="20"/>
            <w:szCs w:val="20"/>
          </w:rPr>
          <w:delText xml:space="preserve"> </w:delText>
        </w:r>
      </w:del>
      <w:del w:id="2022" w:author="Unknown Author" w:date="2019-06-03T14:05:00Z">
        <w:r>
          <w:rPr>
            <w:rFonts w:cs="Times New Roman"/>
            <w:b w:val="false"/>
            <w:bCs w:val="false"/>
            <w:i w:val="false"/>
            <w:iCs w:val="false"/>
            <w:color w:val="000000"/>
            <w:sz w:val="20"/>
            <w:szCs w:val="20"/>
          </w:rPr>
          <w:delText xml:space="preserve"> </w:delText>
        </w:r>
      </w:del>
      <w:del w:id="2023" w:author="Unknown Author" w:date="2019-05-22T17:06:00Z">
        <w:r>
          <w:rPr>
            <w:rFonts w:cs="Times New Roman"/>
            <w:b w:val="false"/>
            <w:bCs w:val="false"/>
            <w:i w:val="false"/>
            <w:iCs w:val="false"/>
            <w:color w:val="000000"/>
            <w:sz w:val="20"/>
            <w:szCs w:val="20"/>
          </w:rPr>
          <w:delText>9</w:delText>
        </w:r>
      </w:del>
      <w:del w:id="2024" w:author="Unknown Author" w:date="2019-06-09T12:49:00Z">
        <w:r>
          <w:rPr>
            <w:rFonts w:cs="Times New Roman"/>
            <w:b w:val="false"/>
            <w:bCs w:val="false"/>
            <w:i w:val="false"/>
            <w:iCs w:val="false"/>
            <w:color w:val="000000"/>
            <w:sz w:val="20"/>
            <w:szCs w:val="20"/>
          </w:rPr>
          <w:delText>% of the total runoff from the western GrIS</w:delText>
        </w:r>
      </w:del>
      <w:del w:id="2025" w:author="Unknown Author" w:date="2019-05-23T09:18:00Z">
        <w:r>
          <w:rPr>
            <w:rFonts w:cs="Times New Roman"/>
            <w:b w:val="false"/>
            <w:bCs w:val="false"/>
            <w:i w:val="false"/>
            <w:iCs w:val="false"/>
            <w:color w:val="000000"/>
            <w:sz w:val="20"/>
            <w:szCs w:val="20"/>
          </w:rPr>
          <w:delText>.</w:delText>
        </w:r>
      </w:del>
      <w:del w:id="2026" w:author="Unknown Author" w:date="2019-04-09T09:50:00Z">
        <w:r>
          <w:rPr>
            <w:rFonts w:eastAsia="Times New Roman" w:cs="Times New Roman"/>
            <w:b w:val="false"/>
            <w:bCs w:val="false"/>
            <w:i w:val="false"/>
            <w:iCs w:val="false"/>
            <w:color w:val="000000"/>
            <w:sz w:val="20"/>
            <w:szCs w:val="20"/>
            <w:lang w:val="en-GB" w:eastAsia="de-DE" w:bidi="ar-SA"/>
          </w:rPr>
          <w:delText xml:space="preserve"> </w:delText>
        </w:r>
      </w:del>
      <w:del w:id="2027" w:author="Unknown Author" w:date="2019-06-09T12:49:00Z">
        <w:r>
          <w:rPr>
            <w:rFonts w:eastAsia="Times New Roman" w:cs="Times New Roman"/>
            <w:b w:val="false"/>
            <w:bCs w:val="false"/>
            <w:i w:val="false"/>
            <w:iCs w:val="false"/>
            <w:color w:val="000000"/>
            <w:sz w:val="20"/>
            <w:szCs w:val="20"/>
            <w:lang w:val="en-GB" w:eastAsia="de-DE" w:bidi="ar-SA"/>
          </w:rPr>
          <w:delText xml:space="preserve">These calculations confirm that algal growth is an important factor in contribution of the GrIS to global sea level rise. </w:delText>
        </w:r>
      </w:del>
      <w:del w:id="2028" w:author="Unknown Author" w:date="2019-05-24T09:23:00Z">
        <w:r>
          <w:rPr>
            <w:rFonts w:eastAsia="Times New Roman" w:cs="Times New Roman"/>
            <w:b w:val="false"/>
            <w:bCs w:val="false"/>
            <w:i w:val="false"/>
            <w:iCs w:val="false"/>
            <w:color w:val="000000"/>
            <w:sz w:val="20"/>
            <w:szCs w:val="20"/>
            <w:lang w:val="en-GB" w:eastAsia="de-DE" w:bidi="ar-SA"/>
          </w:rPr>
          <w:delText>The interannual comparison strongly indicates that t</w:delText>
        </w:r>
      </w:del>
      <w:del w:id="2029" w:author="Unknown Author" w:date="2019-06-09T12:49:00Z">
        <w:r>
          <w:rPr>
            <w:rFonts w:eastAsia="Times New Roman" w:cs="Times New Roman"/>
            <w:b w:val="false"/>
            <w:bCs w:val="false"/>
            <w:i w:val="false"/>
            <w:iCs w:val="false"/>
            <w:color w:val="000000"/>
            <w:sz w:val="20"/>
            <w:szCs w:val="20"/>
            <w:lang w:val="en-GB" w:eastAsia="de-DE" w:bidi="ar-SA"/>
          </w:rPr>
          <w:delText>his contribution will increase if biologically-darkened areas expand or a greater proportion of the ice is covered by high biomass blooms under warmer climates.</w:delText>
        </w:r>
      </w:del>
    </w:p>
    <w:p>
      <w:pPr>
        <w:pStyle w:val="Normal"/>
        <w:spacing w:lineRule="auto" w:line="360" w:before="240" w:after="160"/>
        <w:rPr/>
      </w:pPr>
      <w:r>
        <w:rPr>
          <w:b/>
          <w:bCs/>
          <w:rPrChange w:id="0" w:author="Unknown Author" w:date="2019-06-18T15:32:00Z"/>
        </w:rPr>
        <w:t>4. Conclusions</w:t>
      </w:r>
    </w:p>
    <w:p>
      <w:pPr>
        <w:pStyle w:val="Normal"/>
        <w:spacing w:lineRule="auto" w:line="360"/>
        <w:rPr/>
      </w:pPr>
      <w:r>
        <w:rPr>
          <w:rFonts w:cs="Times New Roman"/>
          <w:sz w:val="20"/>
          <w:szCs w:val="20"/>
          <w:rPrChange w:id="0" w:author="Unknown Author" w:date="2019-06-18T15:32:00Z"/>
        </w:rPr>
        <w:t>Our measurements and modelling demonstrate that the growth of algae on the GrIS is accelerating the rate of melting and increasing the GrIS contribution to global sea level rise. Our field spectra show a dramatic depression of the surface albedo in the visible wavelengths for surfaces contaminated by algae. Derivative analysis of the same spectra show “uniquely biological” absorption features and an inverse relationship was observed between biomass and surface albedo. We employ a novel radiative transfer model to show that this albedo decline cannot be attributed to local mineral dusts.</w:t>
      </w:r>
      <w:ins w:id="2033" w:author="Unknown Author" w:date="2019-06-04T09:03:00Z">
        <w:r>
          <w:rPr>
            <w:rFonts w:cs="Times New Roman"/>
            <w:sz w:val="20"/>
            <w:szCs w:val="20"/>
          </w:rPr>
          <w:t xml:space="preserve"> Radiative forcing calculations and an energy balance model predict </w:t>
        </w:r>
      </w:ins>
      <w:ins w:id="2034" w:author="Unknown Author" w:date="2019-06-04T09:05:00Z">
        <w:r>
          <w:rPr>
            <w:rFonts w:cs="Times New Roman"/>
            <w:sz w:val="20"/>
            <w:szCs w:val="20"/>
          </w:rPr>
          <w:t>that melting of glacier ice can be accelerated by</w:t>
        </w:r>
      </w:ins>
      <w:ins w:id="2035" w:author="Unknown Author" w:date="2019-06-04T09:04:00Z">
        <w:r>
          <w:rPr>
            <w:rFonts w:cs="Times New Roman"/>
            <w:sz w:val="20"/>
            <w:szCs w:val="20"/>
          </w:rPr>
          <w:t xml:space="preserve"> 21.62 </w:t>
        </w:r>
      </w:ins>
      <w:ins w:id="2036" w:author="Unknown Author" w:date="2019-06-04T09:04:00Z">
        <w:r>
          <w:rPr>
            <w:rFonts w:eastAsia="Times New Roman" w:cs="Times New Roman"/>
            <w:sz w:val="20"/>
            <w:szCs w:val="20"/>
          </w:rPr>
          <w:t xml:space="preserve">± 5.07 (SE) </w:t>
        </w:r>
      </w:ins>
      <w:ins w:id="2037" w:author="Unknown Author" w:date="2019-06-04T09:04:00Z">
        <w:r>
          <w:rPr>
            <w:rFonts w:cs="Times New Roman"/>
            <w:sz w:val="20"/>
            <w:szCs w:val="20"/>
          </w:rPr>
          <w:t>%</w:t>
        </w:r>
      </w:ins>
      <w:ins w:id="2038" w:author="Unknown Author" w:date="2019-06-04T09:05:00Z">
        <w:r>
          <w:rPr>
            <w:rFonts w:cs="Times New Roman"/>
            <w:sz w:val="20"/>
            <w:szCs w:val="20"/>
          </w:rPr>
          <w:t xml:space="preserve"> for L</w:t>
        </w:r>
      </w:ins>
      <w:ins w:id="2039" w:author="Unknown Author" w:date="2019-06-04T09:05:00Z">
        <w:r>
          <w:rPr>
            <w:rFonts w:cs="Times New Roman"/>
            <w:sz w:val="20"/>
            <w:szCs w:val="20"/>
            <w:vertAlign w:val="subscript"/>
          </w:rPr>
          <w:t>bio</w:t>
        </w:r>
      </w:ins>
      <w:ins w:id="2040" w:author="Unknown Author" w:date="2019-06-04T09:05:00Z">
        <w:r>
          <w:rPr>
            <w:rFonts w:cs="Times New Roman"/>
            <w:sz w:val="20"/>
            <w:szCs w:val="20"/>
          </w:rPr>
          <w:t xml:space="preserve"> surfaces and 26.15 </w:t>
        </w:r>
      </w:ins>
      <w:ins w:id="2041" w:author="Unknown Author" w:date="2019-06-04T09:05:00Z">
        <w:r>
          <w:rPr>
            <w:rFonts w:eastAsia="Times New Roman" w:cs="Times New Roman"/>
            <w:sz w:val="20"/>
            <w:szCs w:val="20"/>
          </w:rPr>
          <w:t xml:space="preserve">± 3.77 (SE) </w:t>
        </w:r>
      </w:ins>
      <w:ins w:id="2042" w:author="Unknown Author" w:date="2019-06-04T09:05:00Z">
        <w:r>
          <w:rPr>
            <w:rFonts w:cs="Times New Roman"/>
            <w:sz w:val="20"/>
            <w:szCs w:val="20"/>
          </w:rPr>
          <w:t>%</w:t>
        </w:r>
      </w:ins>
      <w:r>
        <w:rPr>
          <w:rFonts w:cs="Times New Roman"/>
          <w:sz w:val="20"/>
          <w:szCs w:val="20"/>
          <w:rPrChange w:id="0" w:author="Unknown Author" w:date="2019-06-18T15:32:00Z"/>
        </w:rPr>
        <w:t xml:space="preserve"> </w:t>
      </w:r>
      <w:ins w:id="2044" w:author="Unknown Author" w:date="2019-06-04T09:05:00Z">
        <w:r>
          <w:rPr>
            <w:rFonts w:cs="Times New Roman"/>
            <w:sz w:val="20"/>
            <w:szCs w:val="20"/>
          </w:rPr>
          <w:t>for</w:t>
        </w:r>
      </w:ins>
      <w:ins w:id="2045" w:author="Unknown Author" w:date="2019-06-04T09:04:00Z">
        <w:r>
          <w:rPr>
            <w:rFonts w:cs="Times New Roman"/>
            <w:sz w:val="20"/>
            <w:szCs w:val="20"/>
          </w:rPr>
          <w:t xml:space="preserve"> H</w:t>
        </w:r>
      </w:ins>
      <w:ins w:id="2046" w:author="Unknown Author" w:date="2019-06-04T09:04:00Z">
        <w:r>
          <w:rPr>
            <w:rFonts w:cs="Times New Roman"/>
            <w:sz w:val="20"/>
            <w:szCs w:val="20"/>
            <w:vertAlign w:val="subscript"/>
          </w:rPr>
          <w:t>bio</w:t>
        </w:r>
      </w:ins>
      <w:ins w:id="2047" w:author="Unknown Author" w:date="2019-06-04T09:04:00Z">
        <w:r>
          <w:rPr>
            <w:rFonts w:cs="Times New Roman"/>
            <w:sz w:val="20"/>
            <w:szCs w:val="20"/>
          </w:rPr>
          <w:t xml:space="preserve"> surfaces. </w:t>
        </w:r>
      </w:ins>
      <w:r>
        <w:rPr>
          <w:rFonts w:cs="Times New Roman"/>
          <w:sz w:val="20"/>
          <w:szCs w:val="20"/>
          <w:rPrChange w:id="0" w:author="Unknown Author" w:date="2019-06-18T15:32:00Z"/>
        </w:rPr>
        <w:t>We demonstrate that the growth of algae occurs over a large proportion of the ablating area of the</w:t>
      </w:r>
      <w:ins w:id="2049" w:author="Unknown Author" w:date="2019-06-09T22:59:00Z">
        <w:r>
          <w:rPr>
            <w:rFonts w:cs="Times New Roman"/>
            <w:sz w:val="20"/>
            <w:szCs w:val="20"/>
          </w:rPr>
          <w:t xml:space="preserve"> south western</w:t>
        </w:r>
      </w:ins>
      <w:r>
        <w:rPr>
          <w:rFonts w:cs="Times New Roman"/>
          <w:sz w:val="20"/>
          <w:szCs w:val="20"/>
          <w:rPrChange w:id="0" w:author="Unknown Author" w:date="2019-06-18T15:32:00Z"/>
        </w:rPr>
        <w:t xml:space="preserve"> GrIS by training a </w:t>
      </w:r>
      <w:ins w:id="2051" w:author="Unknown Author" w:date="2019-06-12T18:25:00Z">
        <w:r>
          <w:rPr>
            <w:rFonts w:cs="Times New Roman"/>
            <w:sz w:val="20"/>
            <w:szCs w:val="20"/>
          </w:rPr>
          <w:t>RF</w:t>
        </w:r>
      </w:ins>
      <w:del w:id="2052" w:author="Unknown Author" w:date="2019-06-12T18:25:00Z">
        <w:r>
          <w:rPr>
            <w:rFonts w:cs="Times New Roman"/>
            <w:sz w:val="20"/>
            <w:szCs w:val="20"/>
          </w:rPr>
          <w:delText>random</w:delText>
        </w:r>
      </w:del>
      <w:del w:id="2053" w:author="Unknown Author" w:date="2019-06-12T18:23:00Z">
        <w:r>
          <w:rPr>
            <w:rFonts w:cs="Times New Roman"/>
            <w:sz w:val="20"/>
            <w:szCs w:val="20"/>
          </w:rPr>
          <w:delText xml:space="preserve"> </w:delText>
        </w:r>
      </w:del>
      <w:del w:id="2054" w:author="Unknown Author" w:date="2019-06-12T18:25:00Z">
        <w:r>
          <w:rPr>
            <w:rFonts w:cs="Times New Roman"/>
            <w:sz w:val="20"/>
            <w:szCs w:val="20"/>
          </w:rPr>
          <w:delText>forest</w:delText>
        </w:r>
      </w:del>
      <w:r>
        <w:rPr>
          <w:rFonts w:cs="Times New Roman"/>
          <w:sz w:val="20"/>
          <w:szCs w:val="20"/>
          <w:rPrChange w:id="0" w:author="Unknown Author" w:date="2019-06-18T15:32:00Z"/>
        </w:rPr>
        <w:t xml:space="preserve"> classifier to identify algal blooms in remote</w:t>
      </w:r>
      <w:ins w:id="2056" w:author="Unknown Author" w:date="2019-06-12T15:11:00Z">
        <w:r>
          <w:rPr>
            <w:rFonts w:cs="Times New Roman"/>
            <w:sz w:val="20"/>
            <w:szCs w:val="20"/>
          </w:rPr>
          <w:t>-</w:t>
        </w:r>
      </w:ins>
      <w:del w:id="2057" w:author="Unknown Author" w:date="2019-06-12T15:11:00Z">
        <w:r>
          <w:rPr>
            <w:rFonts w:cs="Times New Roman"/>
            <w:sz w:val="20"/>
            <w:szCs w:val="20"/>
          </w:rPr>
          <w:delText xml:space="preserve"> </w:delText>
        </w:r>
      </w:del>
      <w:r>
        <w:rPr>
          <w:rFonts w:cs="Times New Roman"/>
          <w:sz w:val="20"/>
          <w:szCs w:val="20"/>
          <w:rPrChange w:id="0" w:author="Unknown Author" w:date="2019-06-18T15:32:00Z"/>
        </w:rPr>
        <w:t>sensing data from a UAV and Sentinel 2</w:t>
      </w:r>
      <w:ins w:id="2059" w:author="Unknown Author" w:date="2019-06-04T09:06:00Z">
        <w:r>
          <w:rPr>
            <w:rFonts w:cs="Times New Roman"/>
            <w:sz w:val="20"/>
            <w:szCs w:val="20"/>
          </w:rPr>
          <w:t>, finding 78.5 % of the surface</w:t>
        </w:r>
      </w:ins>
      <w:ins w:id="2060" w:author="Unknown Author" w:date="2019-06-04T09:07:00Z">
        <w:r>
          <w:rPr>
            <w:rFonts w:cs="Times New Roman"/>
            <w:sz w:val="20"/>
            <w:szCs w:val="20"/>
          </w:rPr>
          <w:t xml:space="preserve"> within a  200 x 200 m sample area at our field site to be algae covered</w:t>
        </w:r>
      </w:ins>
      <w:r>
        <w:rPr>
          <w:rFonts w:cs="Times New Roman"/>
          <w:sz w:val="20"/>
          <w:szCs w:val="20"/>
          <w:rPrChange w:id="0" w:author="Unknown Author" w:date="2019-06-18T15:32:00Z"/>
        </w:rPr>
        <w:t xml:space="preserve">. </w:t>
      </w:r>
      <w:ins w:id="2062" w:author="Unknown Author" w:date="2019-06-04T09:08:00Z">
        <w:r>
          <w:rPr>
            <w:rFonts w:cs="Times New Roman"/>
            <w:sz w:val="20"/>
            <w:szCs w:val="20"/>
          </w:rPr>
          <w:t>Using Sentinel-2 we detected algae covering 57.99 % of the Kangerlussuaq region in 2017 and 58.87 % of the same region in 2016, although we point out that the spatial resolution of the sensor makes these conservative estimates, especially for H</w:t>
        </w:r>
      </w:ins>
      <w:ins w:id="2063" w:author="Unknown Author" w:date="2019-06-04T09:08:00Z">
        <w:r>
          <w:rPr>
            <w:rFonts w:cs="Times New Roman"/>
            <w:sz w:val="20"/>
            <w:szCs w:val="20"/>
            <w:vertAlign w:val="subscript"/>
          </w:rPr>
          <w:t>bio</w:t>
        </w:r>
      </w:ins>
      <w:ins w:id="2064" w:author="Unknown Author" w:date="2019-06-04T09:08:00Z">
        <w:r>
          <w:rPr>
            <w:rFonts w:cs="Times New Roman"/>
            <w:sz w:val="20"/>
            <w:szCs w:val="20"/>
          </w:rPr>
          <w:t xml:space="preserve"> surfaces.</w:t>
        </w:r>
      </w:ins>
      <w:del w:id="2065" w:author="Unknown Author" w:date="2019-06-04T09:10:00Z">
        <w:r>
          <w:rPr>
            <w:rFonts w:cs="Times New Roman"/>
            <w:sz w:val="20"/>
            <w:szCs w:val="20"/>
          </w:rPr>
          <w:delText>In the particularly dark 2016 melt season, coverage by algae was much higher than in the bright 2017 melt season.</w:delText>
        </w:r>
      </w:del>
      <w:r>
        <w:rPr>
          <w:rFonts w:cs="Times New Roman"/>
          <w:sz w:val="20"/>
          <w:szCs w:val="20"/>
          <w:rPrChange w:id="0" w:author="Unknown Author" w:date="2019-06-18T15:32:00Z"/>
        </w:rPr>
        <w:t xml:space="preserve"> </w:t>
      </w:r>
      <w:ins w:id="2067" w:author="Unknown Author" w:date="2019-06-09T18:40:00Z">
        <w:r>
          <w:rPr>
            <w:rFonts w:cs="Times New Roman"/>
            <w:sz w:val="20"/>
            <w:szCs w:val="20"/>
          </w:rPr>
          <w:t>Runoff modell</w:t>
        </w:r>
      </w:ins>
      <w:ins w:id="2068" w:author="Unknown Author" w:date="2019-06-09T18:41:00Z">
        <w:r>
          <w:rPr>
            <w:rFonts w:cs="Times New Roman"/>
            <w:sz w:val="20"/>
            <w:szCs w:val="20"/>
          </w:rPr>
          <w:t>ing informed by our</w:t>
        </w:r>
      </w:ins>
      <w:ins w:id="2069" w:author="Unknown Author" w:date="2019-06-09T18:39:00Z">
        <w:r>
          <w:rPr>
            <w:rFonts w:cs="Times New Roman"/>
            <w:sz w:val="20"/>
            <w:szCs w:val="20"/>
          </w:rPr>
          <w:t xml:space="preserve"> field measurements and remote-sensing estimate between 4.4 and 6.0 Gt of runoff from the south western ablation zone could be attributed to the growth of algae in summer 2017, representing 10- 13% of the total. Because 2017 was a particularly high albedo year for the south western GrIS, we also ran our analysis for the particularly low-albedo 2016 melt season. In 2016 a wider bare-ice zone was exposed for longer, and there was a concomitant increase in the extent of the algal bloom, more of which was classified as H</w:t>
        </w:r>
      </w:ins>
      <w:ins w:id="2070" w:author="Unknown Author" w:date="2019-06-09T18:39:00Z">
        <w:r>
          <w:rPr>
            <w:rFonts w:cs="Times New Roman"/>
            <w:sz w:val="20"/>
            <w:szCs w:val="20"/>
            <w:vertAlign w:val="subscript"/>
          </w:rPr>
          <w:t>bio</w:t>
        </w:r>
      </w:ins>
      <w:ins w:id="2071" w:author="Unknown Author" w:date="2019-06-09T18:39:00Z">
        <w:r>
          <w:rPr>
            <w:rFonts w:cs="Times New Roman"/>
            <w:sz w:val="20"/>
            <w:szCs w:val="20"/>
          </w:rPr>
          <w:t xml:space="preserve"> (high biomass). The percentage algal contribution to south western GrIS runoff was approximately the same as in 2017 (9 </w:t>
        </w:r>
      </w:ins>
      <w:ins w:id="2072" w:author="Unknown Author" w:date="2019-06-09T18:45:00Z">
        <w:r>
          <w:rPr>
            <w:rFonts w:cs="Times New Roman"/>
            <w:sz w:val="20"/>
            <w:szCs w:val="20"/>
          </w:rPr>
          <w:t>–</w:t>
        </w:r>
      </w:ins>
      <w:ins w:id="2073" w:author="Unknown Author" w:date="2019-06-09T18:39:00Z">
        <w:r>
          <w:rPr>
            <w:rFonts w:cs="Times New Roman"/>
            <w:sz w:val="20"/>
            <w:szCs w:val="20"/>
          </w:rPr>
          <w:t xml:space="preserve"> 13 %) but the absolute volume was much higher (7.3 </w:t>
        </w:r>
      </w:ins>
      <w:ins w:id="2074" w:author="Unknown Author" w:date="2019-06-09T18:45:00Z">
        <w:r>
          <w:rPr>
            <w:rFonts w:cs="Times New Roman"/>
            <w:sz w:val="20"/>
            <w:szCs w:val="20"/>
          </w:rPr>
          <w:t>–</w:t>
        </w:r>
      </w:ins>
      <w:ins w:id="2075" w:author="Unknown Author" w:date="2019-06-09T18:39:00Z">
        <w:r>
          <w:rPr>
            <w:rFonts w:cs="Times New Roman"/>
            <w:sz w:val="20"/>
            <w:szCs w:val="20"/>
          </w:rPr>
          <w:t xml:space="preserve"> 11.9 Gt). This interannual comparison indicates the existence of a feedback because in years where snow retreats further, faster, there is a larger and more prolonged area for algal bloom development where melting is enhanced, stimulating further algal growth. </w:t>
        </w:r>
      </w:ins>
      <w:del w:id="2076" w:author="Unknown Author" w:date="2019-06-09T18:47:00Z">
        <w:r>
          <w:rPr>
            <w:rFonts w:cs="Times New Roman"/>
            <w:sz w:val="20"/>
            <w:szCs w:val="20"/>
          </w:rPr>
          <w:delText xml:space="preserve">Our field measurements and remote sensing </w:delText>
        </w:r>
      </w:del>
      <w:del w:id="2077" w:author="Unknown Author" w:date="2019-06-04T09:10:00Z">
        <w:r>
          <w:rPr>
            <w:rFonts w:cs="Times New Roman"/>
            <w:sz w:val="20"/>
            <w:szCs w:val="20"/>
          </w:rPr>
          <w:delText xml:space="preserve">data </w:delText>
        </w:r>
      </w:del>
      <w:del w:id="2078" w:author="Unknown Author" w:date="2019-06-09T18:47:00Z">
        <w:r>
          <w:rPr>
            <w:rFonts w:cs="Times New Roman"/>
            <w:sz w:val="20"/>
            <w:szCs w:val="20"/>
          </w:rPr>
          <w:delText xml:space="preserve">inform a runoff model that estimates </w:delText>
        </w:r>
      </w:del>
      <w:del w:id="2079" w:author="Unknown Author" w:date="2019-05-22T17:21:00Z">
        <w:r>
          <w:rPr>
            <w:rFonts w:cs="Times New Roman"/>
            <w:sz w:val="20"/>
            <w:szCs w:val="20"/>
          </w:rPr>
          <w:delText>5.5</w:delText>
        </w:r>
      </w:del>
      <w:del w:id="2080" w:author="Unknown Author" w:date="2019-06-09T18:47:00Z">
        <w:r>
          <w:rPr>
            <w:rFonts w:cs="Times New Roman"/>
            <w:sz w:val="20"/>
            <w:szCs w:val="20"/>
          </w:rPr>
          <w:delText xml:space="preserve"> </w:delText>
        </w:r>
      </w:del>
      <w:del w:id="2081" w:author="Unknown Author" w:date="2019-06-03T14:09:00Z">
        <w:r>
          <w:rPr>
            <w:rFonts w:cs="Times New Roman"/>
            <w:sz w:val="20"/>
            <w:szCs w:val="20"/>
          </w:rPr>
          <w:delText>–</w:delText>
        </w:r>
      </w:del>
      <w:del w:id="2082" w:author="Unknown Author" w:date="2019-06-09T18:47:00Z">
        <w:r>
          <w:rPr>
            <w:rFonts w:cs="Times New Roman"/>
            <w:sz w:val="20"/>
            <w:szCs w:val="20"/>
          </w:rPr>
          <w:delText xml:space="preserve"> </w:delText>
        </w:r>
      </w:del>
      <w:del w:id="2083" w:author="Unknown Author" w:date="2019-04-25T16:42:00Z">
        <w:r>
          <w:rPr>
            <w:rFonts w:cs="Times New Roman"/>
            <w:sz w:val="20"/>
            <w:szCs w:val="20"/>
          </w:rPr>
          <w:delText>8.0</w:delText>
        </w:r>
      </w:del>
      <w:del w:id="2084" w:author="Unknown Author" w:date="2019-06-09T18:47:00Z">
        <w:r>
          <w:rPr>
            <w:rFonts w:cs="Times New Roman"/>
            <w:sz w:val="20"/>
            <w:szCs w:val="20"/>
          </w:rPr>
          <w:delText xml:space="preserve"> G</w:delText>
        </w:r>
      </w:del>
      <w:del w:id="2085" w:author="Unknown Author" w:date="2019-06-03T14:17:00Z">
        <w:r>
          <w:rPr>
            <w:rFonts w:cs="Times New Roman"/>
            <w:sz w:val="20"/>
            <w:szCs w:val="20"/>
          </w:rPr>
          <w:delText>t or</w:delText>
        </w:r>
      </w:del>
      <w:del w:id="2086" w:author="Unknown Author" w:date="2019-06-09T18:47:00Z">
        <w:r>
          <w:rPr>
            <w:rFonts w:cs="Times New Roman"/>
            <w:sz w:val="20"/>
            <w:szCs w:val="20"/>
          </w:rPr>
          <w:delText xml:space="preserve"> </w:delText>
        </w:r>
      </w:del>
      <w:del w:id="2087" w:author="Unknown Author" w:date="2019-05-22T17:21:00Z">
        <w:r>
          <w:rPr>
            <w:rFonts w:cs="Times New Roman"/>
            <w:sz w:val="20"/>
            <w:szCs w:val="20"/>
          </w:rPr>
          <w:delText>6</w:delText>
        </w:r>
      </w:del>
      <w:del w:id="2088" w:author="Unknown Author" w:date="2019-06-03T14:08:00Z">
        <w:r>
          <w:rPr>
            <w:rFonts w:cs="Times New Roman"/>
            <w:sz w:val="20"/>
            <w:szCs w:val="20"/>
          </w:rPr>
          <w:delText>-</w:delText>
        </w:r>
      </w:del>
      <w:del w:id="2089" w:author="Unknown Author" w:date="2019-04-25T16:42:00Z">
        <w:r>
          <w:rPr>
            <w:rFonts w:cs="Times New Roman"/>
            <w:sz w:val="20"/>
            <w:szCs w:val="20"/>
          </w:rPr>
          <w:delText>9</w:delText>
        </w:r>
      </w:del>
      <w:del w:id="2090" w:author="Unknown Author" w:date="2019-06-09T18:47:00Z">
        <w:r>
          <w:rPr>
            <w:rFonts w:cs="Times New Roman"/>
            <w:sz w:val="20"/>
            <w:szCs w:val="20"/>
          </w:rPr>
          <w:delText xml:space="preserve"> %</w:delText>
        </w:r>
      </w:del>
      <w:del w:id="2091" w:author="Unknown Author" w:date="2019-06-03T14:18:00Z">
        <w:r>
          <w:rPr>
            <w:rFonts w:cs="Times New Roman"/>
            <w:sz w:val="20"/>
            <w:szCs w:val="20"/>
          </w:rPr>
          <w:delText xml:space="preserve"> </w:delText>
        </w:r>
      </w:del>
      <w:del w:id="2092" w:author="Unknown Author" w:date="2019-06-03T14:17:00Z">
        <w:r>
          <w:rPr>
            <w:rFonts w:cs="Times New Roman"/>
            <w:sz w:val="20"/>
            <w:szCs w:val="20"/>
          </w:rPr>
          <w:delText>of the total runoff in summer 2016</w:delText>
        </w:r>
      </w:del>
      <w:del w:id="2093" w:author="Unknown Author" w:date="2019-06-03T14:18:00Z">
        <w:r>
          <w:rPr>
            <w:rFonts w:cs="Times New Roman"/>
            <w:sz w:val="20"/>
            <w:szCs w:val="20"/>
          </w:rPr>
          <w:delText xml:space="preserve"> </w:delText>
        </w:r>
      </w:del>
      <w:del w:id="2094" w:author="Unknown Author" w:date="2019-06-09T18:47:00Z">
        <w:r>
          <w:rPr>
            <w:rFonts w:cs="Times New Roman"/>
            <w:sz w:val="20"/>
            <w:szCs w:val="20"/>
          </w:rPr>
          <w:delText>could be attributed to the growth of algae.</w:delText>
        </w:r>
      </w:del>
      <w:del w:id="2095" w:author="Unknown Author" w:date="2019-06-04T09:12:00Z">
        <w:r>
          <w:rPr>
            <w:rFonts w:cs="Times New Roman"/>
            <w:sz w:val="20"/>
            <w:szCs w:val="20"/>
          </w:rPr>
          <w:delText xml:space="preserve"> </w:delText>
        </w:r>
      </w:del>
      <w:r>
        <w:rPr>
          <w:rFonts w:cs="Times New Roman"/>
          <w:sz w:val="20"/>
          <w:szCs w:val="20"/>
          <w:rPrChange w:id="0" w:author="Unknown Author" w:date="2019-06-18T15:32:00Z"/>
        </w:rPr>
        <w:t xml:space="preserve">This study therefore </w:t>
      </w:r>
      <w:del w:id="2097" w:author="Unknown Author" w:date="2019-06-03T14:18:00Z">
        <w:r>
          <w:rPr>
            <w:rFonts w:cs="Times New Roman"/>
            <w:sz w:val="20"/>
            <w:szCs w:val="20"/>
          </w:rPr>
          <w:delText xml:space="preserve">unequivocally </w:delText>
        </w:r>
      </w:del>
      <w:r>
        <w:rPr>
          <w:rFonts w:cs="Times New Roman"/>
          <w:sz w:val="20"/>
          <w:szCs w:val="20"/>
          <w:rPrChange w:id="0" w:author="Unknown Author" w:date="2019-06-18T15:32:00Z"/>
        </w:rPr>
        <w:t>demonstrates that algae are important albedo-reducers and cause a melt-enhancing feedback across the</w:t>
      </w:r>
      <w:ins w:id="2099" w:author="Unknown Author" w:date="2019-06-20T09:12:00Z">
        <w:r>
          <w:rPr>
            <w:rFonts w:cs="Times New Roman"/>
            <w:sz w:val="20"/>
            <w:szCs w:val="20"/>
          </w:rPr>
          <w:t xml:space="preserve"> south-western</w:t>
        </w:r>
      </w:ins>
      <w:r>
        <w:rPr>
          <w:rFonts w:cs="Times New Roman"/>
          <w:sz w:val="20"/>
          <w:szCs w:val="20"/>
          <w:rPrChange w:id="0" w:author="Unknown Author" w:date="2019-06-18T15:32:00Z"/>
        </w:rPr>
        <w:t xml:space="preserve"> GrIS. The omission of these critical biological albedo feedbacks from predictive models of GrIS runoff is leading to underestimation of future ice mass loss and contribution to global sea level rise. This is particularly significant because larger ablation zones and longer growth seasons are expected in a future warmer climate.</w:t>
      </w:r>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ascii="Times New Roman" w:hAnsi="Times New Roman"/>
        </w:rPr>
      </w:pPr>
      <w:r>
        <w:rPr>
          <w:rFonts w:cs="Times New Roman"/>
          <w:b/>
          <w:bCs/>
          <w:sz w:val="20"/>
          <w:szCs w:val="20"/>
          <w:rPrChange w:id="0" w:author="Unknown Author" w:date="2019-06-18T15:32:00Z"/>
        </w:rPr>
        <w:t>5 Data Availability</w:t>
      </w:r>
    </w:p>
    <w:p>
      <w:pPr>
        <w:pStyle w:val="Normal"/>
        <w:spacing w:lineRule="auto" w:line="360"/>
        <w:rPr>
          <w:rFonts w:ascii="Times New Roman" w:hAnsi="Times New Roman" w:cs="Times New Roman"/>
          <w:b/>
          <w:b/>
          <w:bCs/>
          <w:sz w:val="20"/>
          <w:szCs w:val="20"/>
        </w:rPr>
      </w:pPr>
      <w:r>
        <w:rPr>
          <w:rFonts w:cs="Times New Roman"/>
          <w:b/>
          <w:bCs/>
          <w:sz w:val="20"/>
          <w:szCs w:val="20"/>
        </w:rPr>
      </w:r>
    </w:p>
    <w:p>
      <w:pPr>
        <w:pStyle w:val="Normal"/>
        <w:spacing w:lineRule="auto" w:line="360"/>
        <w:jc w:val="left"/>
        <w:rPr>
          <w:rFonts w:ascii="Times New Roman" w:hAnsi="Times New Roman"/>
        </w:rPr>
      </w:pPr>
      <w:ins w:id="2102" w:author="Unknown Author" w:date="2019-04-09T09:52:00Z">
        <w:r>
          <w:rPr>
            <w:rFonts w:cs="Times New Roman"/>
            <w:b w:val="false"/>
            <w:bCs w:val="false"/>
            <w:sz w:val="20"/>
            <w:szCs w:val="20"/>
          </w:rPr>
          <w:t xml:space="preserve">Codes and datasets used in this study are available at the following doi’s: </w:t>
        </w:r>
      </w:ins>
    </w:p>
    <w:p>
      <w:pPr>
        <w:pStyle w:val="Normal"/>
        <w:spacing w:lineRule="auto" w:line="360"/>
        <w:jc w:val="left"/>
        <w:rPr/>
      </w:pPr>
      <w:ins w:id="2103" w:author="Unknown Author" w:date="2019-04-09T09:52:00Z">
        <w:r>
          <w:rPr>
            <w:rFonts w:cs="Times New Roman"/>
            <w:b w:val="false"/>
            <w:bCs w:val="false"/>
            <w:sz w:val="20"/>
            <w:szCs w:val="20"/>
          </w:rPr>
          <w:t xml:space="preserve">BioSNICAR_GO code and data: </w:t>
        </w:r>
      </w:ins>
      <w:hyperlink r:id="rId9">
        <w:ins w:id="2104" w:author="Unknown Author" w:date="2019-04-09T09:52:00Z">
          <w:r>
            <w:rPr>
              <w:rStyle w:val="InternetLink"/>
              <w:rFonts w:cs="Times New Roman"/>
              <w:b w:val="false"/>
              <w:bCs w:val="false"/>
              <w:sz w:val="20"/>
              <w:szCs w:val="20"/>
            </w:rPr>
            <w:t xml:space="preserve">DOI: 10.5281/zenodo.2598041 </w:t>
          </w:r>
        </w:ins>
      </w:hyperlink>
    </w:p>
    <w:p>
      <w:pPr>
        <w:pStyle w:val="Normal"/>
        <w:spacing w:lineRule="auto" w:line="360"/>
        <w:jc w:val="left"/>
        <w:rPr/>
      </w:pPr>
      <w:ins w:id="2105" w:author="Unknown Author" w:date="2019-04-09T09:52:00Z">
        <w:r>
          <w:rPr>
            <w:rFonts w:cs="Times New Roman"/>
            <w:b w:val="false"/>
            <w:bCs w:val="false"/>
            <w:sz w:val="20"/>
            <w:szCs w:val="20"/>
          </w:rPr>
          <w:t xml:space="preserve">Ice Surface Classification codes: </w:t>
        </w:r>
      </w:ins>
      <w:hyperlink r:id="rId10">
        <w:ins w:id="2106" w:author="Unknown Author" w:date="2019-04-09T09:52:00Z">
          <w:r>
            <w:rPr>
              <w:rStyle w:val="InternetLink"/>
              <w:rFonts w:cs="Times New Roman"/>
              <w:b w:val="false"/>
              <w:bCs w:val="false"/>
              <w:sz w:val="20"/>
              <w:szCs w:val="20"/>
            </w:rPr>
            <w:t xml:space="preserve">DOI: 10.5281/zenodo.2598122 </w:t>
          </w:r>
        </w:ins>
      </w:hyperlink>
    </w:p>
    <w:p>
      <w:pPr>
        <w:pStyle w:val="Normal"/>
        <w:spacing w:lineRule="auto" w:line="360"/>
        <w:jc w:val="left"/>
        <w:rPr/>
      </w:pPr>
      <w:ins w:id="2107" w:author="Unknown Author" w:date="2019-04-09T09:52:00Z">
        <w:r>
          <w:rPr>
            <w:rFonts w:cs="Times New Roman"/>
            <w:b w:val="false"/>
            <w:bCs w:val="false"/>
            <w:sz w:val="20"/>
            <w:szCs w:val="20"/>
          </w:rPr>
          <w:t xml:space="preserve">Spectra Processing codes: </w:t>
        </w:r>
      </w:ins>
      <w:hyperlink r:id="rId11">
        <w:ins w:id="2108" w:author="Unknown Author" w:date="2019-04-09T09:52:00Z">
          <w:r>
            <w:rPr>
              <w:rStyle w:val="InternetLink"/>
              <w:rFonts w:cs="Times New Roman"/>
              <w:b w:val="false"/>
              <w:bCs w:val="false"/>
              <w:sz w:val="20"/>
              <w:szCs w:val="20"/>
            </w:rPr>
            <w:t xml:space="preserve">DOI: 10.5281/zenodo.2598219 </w:t>
          </w:r>
        </w:ins>
      </w:hyperlink>
    </w:p>
    <w:p>
      <w:pPr>
        <w:pStyle w:val="Normal"/>
        <w:spacing w:lineRule="auto" w:line="360"/>
        <w:jc w:val="left"/>
        <w:rPr>
          <w:rStyle w:val="InternetLink"/>
          <w:rFonts w:ascii="Times New Roman" w:hAnsi="Times New Roman" w:cs="Times New Roman"/>
          <w:del w:id="2111" w:author="Unknown Author" w:date="2019-06-03T14:21:00Z"/>
          <w:b w:val="false"/>
          <w:b w:val="false"/>
          <w:bCs w:val="false"/>
          <w:sz w:val="20"/>
          <w:szCs w:val="20"/>
        </w:rPr>
      </w:pPr>
      <w:ins w:id="2109" w:author="Unknown Author" w:date="2019-04-09T09:52:00Z">
        <w:r>
          <w:rPr>
            <w:rFonts w:cs="Times New Roman"/>
            <w:b w:val="false"/>
            <w:bCs w:val="false"/>
            <w:sz w:val="20"/>
            <w:szCs w:val="20"/>
          </w:rPr>
          <w:t xml:space="preserve">Field and associated data: </w:t>
        </w:r>
      </w:ins>
      <w:hyperlink r:id="rId12">
        <w:ins w:id="2110" w:author="Unknown Author" w:date="2019-04-09T09:52:00Z">
          <w:r>
            <w:rPr>
              <w:rStyle w:val="InternetLink"/>
              <w:rFonts w:cs="Times New Roman"/>
              <w:b w:val="false"/>
              <w:bCs w:val="false"/>
              <w:sz w:val="20"/>
              <w:szCs w:val="20"/>
            </w:rPr>
            <w:t xml:space="preserve">10.5281/zenodo.2598479 </w:t>
          </w:r>
        </w:ins>
      </w:hyperlink>
    </w:p>
    <w:p>
      <w:pPr>
        <w:pStyle w:val="Normal"/>
        <w:spacing w:lineRule="auto" w:line="360"/>
        <w:jc w:val="left"/>
        <w:rPr>
          <w:rStyle w:val="InternetLink"/>
          <w:rFonts w:ascii="Times New Roman" w:hAnsi="Times New Roman" w:cs="Times New Roman"/>
          <w:b w:val="false"/>
          <w:b w:val="false"/>
          <w:bCs w:val="false"/>
          <w:sz w:val="20"/>
          <w:szCs w:val="20"/>
        </w:rPr>
      </w:pPr>
      <w:r>
        <w:rPr/>
      </w:r>
    </w:p>
    <w:p>
      <w:pPr>
        <w:pStyle w:val="Normal"/>
        <w:spacing w:lineRule="auto" w:line="360"/>
        <w:jc w:val="left"/>
        <w:rPr/>
      </w:pPr>
      <w:ins w:id="2112" w:author="Unknown Author" w:date="2019-04-09T09:52:00Z">
        <w:r>
          <w:rPr>
            <w:rFonts w:cs="Times New Roman"/>
            <w:b w:val="false"/>
            <w:bCs w:val="false"/>
            <w:sz w:val="20"/>
            <w:szCs w:val="20"/>
          </w:rPr>
          <w:t xml:space="preserve">The active repositories for ongoing development of BioSNICAR_GO and the ice surface classifiers codes are at </w:t>
        </w:r>
      </w:ins>
      <w:hyperlink r:id="rId13">
        <w:ins w:id="2113" w:author="Unknown Author" w:date="2019-04-09T09:52:00Z">
          <w:r>
            <w:rPr>
              <w:rStyle w:val="InternetLink"/>
              <w:rFonts w:cs="Times New Roman"/>
              <w:b w:val="false"/>
              <w:bCs w:val="false"/>
              <w:sz w:val="20"/>
              <w:szCs w:val="20"/>
            </w:rPr>
            <w:t>www.github.com/jmcook1186/BioSNICAR_GO</w:t>
          </w:r>
        </w:ins>
      </w:hyperlink>
      <w:ins w:id="2114" w:author="Unknown Author" w:date="2019-04-09T09:52:00Z">
        <w:r>
          <w:rPr>
            <w:rFonts w:cs="Times New Roman"/>
            <w:b w:val="false"/>
            <w:bCs w:val="false"/>
            <w:sz w:val="20"/>
            <w:szCs w:val="20"/>
          </w:rPr>
          <w:t xml:space="preserve"> and </w:t>
        </w:r>
      </w:ins>
      <w:hyperlink r:id="rId14">
        <w:ins w:id="2115" w:author="Unknown Author" w:date="2019-04-09T09:52:00Z">
          <w:r>
            <w:rPr>
              <w:rStyle w:val="InternetLink"/>
              <w:rFonts w:cs="Times New Roman"/>
              <w:b w:val="false"/>
              <w:bCs w:val="false"/>
              <w:sz w:val="20"/>
              <w:szCs w:val="20"/>
            </w:rPr>
            <w:t>www.github.com/jmcook1186/IceSurfClassifiers</w:t>
          </w:r>
        </w:ins>
      </w:hyperlink>
      <w:ins w:id="2116" w:author="Unknown Author" w:date="2019-04-09T09:52:00Z">
        <w:r>
          <w:rPr>
            <w:rFonts w:cs="Times New Roman"/>
            <w:b w:val="false"/>
            <w:bCs w:val="false"/>
            <w:sz w:val="20"/>
            <w:szCs w:val="20"/>
          </w:rPr>
          <w:t xml:space="preserve"> respectively.</w:t>
        </w:r>
      </w:ins>
    </w:p>
    <w:p>
      <w:pPr>
        <w:pStyle w:val="Normal"/>
        <w:spacing w:lineRule="auto" w:line="360"/>
        <w:jc w:val="left"/>
        <w:rPr>
          <w:b w:val="false"/>
          <w:b w:val="false"/>
          <w:bCs w:val="false"/>
          <w:del w:id="2118" w:author="Unknown Author" w:date="2019-06-03T14:21:00Z"/>
        </w:rPr>
      </w:pPr>
      <w:del w:id="2117" w:author="Unknown Author" w:date="2019-06-03T14:21:00Z">
        <w:r>
          <w:rPr>
            <w:rFonts w:cs="Times New Roman"/>
            <w:sz w:val="20"/>
            <w:szCs w:val="20"/>
          </w:rPr>
        </w:r>
      </w:del>
    </w:p>
    <w:p>
      <w:pPr>
        <w:pStyle w:val="Normal"/>
        <w:spacing w:lineRule="auto" w:line="360"/>
        <w:jc w:val="left"/>
        <w:rPr>
          <w:b w:val="false"/>
          <w:b w:val="false"/>
          <w:bCs w:val="false"/>
          <w:del w:id="2126" w:author="Unknown Author" w:date="2019-06-03T14:21:00Z"/>
        </w:rPr>
      </w:pPr>
      <w:del w:id="2119" w:author="Unknown Author" w:date="2019-04-09T09:52:00Z">
        <w:r>
          <w:rPr>
            <w:rFonts w:cs="Times New Roman"/>
            <w:b w:val="false"/>
            <w:bCs w:val="false"/>
            <w:sz w:val="20"/>
            <w:szCs w:val="20"/>
          </w:rPr>
          <w:delText xml:space="preserve">Codes and datasets used in this study are available at our data repository. For initial submission we provide the temporary repository </w:delText>
        </w:r>
      </w:del>
      <w:hyperlink r:id="rId15">
        <w:del w:id="2120" w:author="Unknown Author" w:date="2019-04-09T09:52:00Z">
          <w:r>
            <w:rPr>
              <w:rStyle w:val="InternetLink"/>
              <w:rFonts w:cs="Times New Roman"/>
              <w:b w:val="false"/>
              <w:bCs w:val="false"/>
              <w:sz w:val="20"/>
              <w:szCs w:val="20"/>
            </w:rPr>
            <w:delText>https://drive.google.com/open?id=1AgWhHoGPnYXPVf9PGLlDkuTRVF7qYkQ</w:delText>
          </w:r>
        </w:del>
      </w:hyperlink>
      <w:del w:id="2121" w:author="Unknown Author" w:date="2019-04-09T09:52:00Z">
        <w:r>
          <w:rPr>
            <w:rFonts w:cs="Times New Roman"/>
            <w:b w:val="false"/>
            <w:bCs w:val="false"/>
            <w:sz w:val="20"/>
            <w:szCs w:val="20"/>
          </w:rPr>
          <w:delText xml:space="preserve"> to enable updates based on reviewer comments. For final publication we will mint a digital object identifier at a formal repository. The active repositories for ongoing development of BioSNICAR_GO and the ice surface classifiers codes are at </w:delText>
        </w:r>
      </w:del>
      <w:hyperlink r:id="rId16">
        <w:del w:id="2122" w:author="Unknown Author" w:date="2019-04-09T09:52:00Z">
          <w:r>
            <w:rPr>
              <w:rStyle w:val="InternetLink"/>
              <w:rFonts w:cs="Times New Roman"/>
              <w:b w:val="false"/>
              <w:bCs w:val="false"/>
              <w:sz w:val="20"/>
              <w:szCs w:val="20"/>
            </w:rPr>
            <w:delText>www.github.com/jmcook1186/BioSNICAR_GO</w:delText>
          </w:r>
        </w:del>
      </w:hyperlink>
      <w:del w:id="2123" w:author="Unknown Author" w:date="2019-04-09T09:52:00Z">
        <w:r>
          <w:rPr>
            <w:rFonts w:cs="Times New Roman"/>
            <w:b w:val="false"/>
            <w:bCs w:val="false"/>
            <w:sz w:val="20"/>
            <w:szCs w:val="20"/>
          </w:rPr>
          <w:delText xml:space="preserve"> and </w:delText>
        </w:r>
      </w:del>
      <w:hyperlink r:id="rId17">
        <w:del w:id="2124" w:author="Unknown Author" w:date="2019-04-09T09:52:00Z">
          <w:r>
            <w:rPr>
              <w:rStyle w:val="InternetLink"/>
              <w:rFonts w:cs="Times New Roman"/>
              <w:b w:val="false"/>
              <w:bCs w:val="false"/>
              <w:sz w:val="20"/>
              <w:szCs w:val="20"/>
            </w:rPr>
            <w:delText>www.github.com/jmcook1186/IceSurfClassifiers</w:delText>
          </w:r>
        </w:del>
      </w:hyperlink>
      <w:del w:id="2125" w:author="Unknown Author" w:date="2019-04-09T09:52:00Z">
        <w:r>
          <w:rPr>
            <w:rFonts w:cs="Times New Roman"/>
            <w:b w:val="false"/>
            <w:bCs w:val="false"/>
            <w:sz w:val="20"/>
            <w:szCs w:val="20"/>
          </w:rPr>
          <w:delText xml:space="preserve"> respectively.</w:delText>
        </w:r>
      </w:del>
    </w:p>
    <w:p>
      <w:pPr>
        <w:pStyle w:val="Normal"/>
        <w:spacing w:lineRule="auto" w:line="360"/>
        <w:jc w:val="left"/>
        <w:rPr>
          <w:b w:val="false"/>
          <w:b w:val="false"/>
          <w:bCs w:val="false"/>
        </w:rPr>
      </w:pPr>
      <w:r>
        <w:rPr>
          <w:rFonts w:cs="Times New Roman"/>
          <w:sz w:val="20"/>
          <w:szCs w:val="20"/>
        </w:rPr>
      </w:r>
    </w:p>
    <w:p>
      <w:pPr>
        <w:pStyle w:val="Normal"/>
        <w:spacing w:lineRule="auto" w:line="360"/>
        <w:jc w:val="left"/>
        <w:rPr>
          <w:rFonts w:ascii="Times New Roman" w:hAnsi="Times New Roman"/>
        </w:rPr>
      </w:pPr>
      <w:r>
        <w:rPr>
          <w:rFonts w:cs="Times New Roman"/>
          <w:b/>
          <w:bCs/>
          <w:sz w:val="20"/>
          <w:szCs w:val="20"/>
          <w:rPrChange w:id="0" w:author="Unknown Author" w:date="2019-06-18T15:32:00Z"/>
        </w:rPr>
        <w:t>6 Author Contribution Statement</w:t>
      </w:r>
    </w:p>
    <w:p>
      <w:pPr>
        <w:pStyle w:val="Normal"/>
        <w:spacing w:lineRule="auto" w:line="360"/>
        <w:jc w:val="left"/>
        <w:rPr>
          <w:rFonts w:ascii="Times New Roman" w:hAnsi="Times New Roman" w:cs="Times New Roman"/>
          <w:b/>
          <w:b/>
          <w:bCs/>
          <w:sz w:val="20"/>
          <w:szCs w:val="20"/>
        </w:rPr>
      </w:pPr>
      <w:r>
        <w:rPr>
          <w:rFonts w:cs="Times New Roman"/>
          <w:b/>
          <w:bCs/>
          <w:sz w:val="20"/>
          <w:szCs w:val="20"/>
        </w:rPr>
      </w:r>
    </w:p>
    <w:p>
      <w:pPr>
        <w:pStyle w:val="Normal"/>
        <w:spacing w:lineRule="auto" w:line="360"/>
        <w:jc w:val="left"/>
        <w:rPr/>
      </w:pPr>
      <w:r>
        <w:rPr>
          <w:rFonts w:cs="Times New Roman"/>
          <w:b w:val="false"/>
          <w:bCs w:val="false"/>
          <w:sz w:val="20"/>
          <w:szCs w:val="20"/>
          <w:rPrChange w:id="0" w:author="Unknown Author" w:date="2019-06-18T15:32:00Z"/>
        </w:rPr>
        <w:t>JC developed the measurement protocol, gathered field measurements, analysed the data, wrote the main codes, curated the data repository, produced the figures and wrote the manuscript. OMcA was instrumental in building and testing the UAV. AT, CW, JMcC, SH</w:t>
      </w:r>
      <w:del w:id="2129" w:author="Unknown Author" w:date="2019-06-09T22:33:00Z">
        <w:r>
          <w:rPr>
            <w:rFonts w:cs="Times New Roman"/>
            <w:b w:val="false"/>
            <w:bCs w:val="false"/>
            <w:sz w:val="20"/>
            <w:szCs w:val="20"/>
          </w:rPr>
          <w:delText>, TG</w:delText>
        </w:r>
      </w:del>
      <w:r>
        <w:rPr>
          <w:rFonts w:cs="Times New Roman"/>
          <w:b w:val="false"/>
          <w:bCs w:val="false"/>
          <w:sz w:val="20"/>
          <w:szCs w:val="20"/>
          <w:rPrChange w:id="0" w:author="Unknown Author" w:date="2019-06-18T15:32:00Z"/>
        </w:rPr>
        <w:t xml:space="preserve"> gathered crucial field data. CW provided essential advice regarding microscopy and biological sampling protocols and helped with experimental design, and also led the empirical measurements of glacier algae pigmentation and absorption coefficients. AT wrote the code for radiometric calibration of multispectral imagery from the UAV and post-processed the UAV images. AT also derived 2016 and 2017 dark</w:t>
      </w:r>
      <w:ins w:id="2131" w:author="Unknown Author" w:date="2019-06-12T18:27:00Z">
        <w:r>
          <w:rPr>
            <w:rFonts w:cs="Times New Roman"/>
            <w:b w:val="false"/>
            <w:bCs w:val="false"/>
            <w:sz w:val="20"/>
            <w:szCs w:val="20"/>
          </w:rPr>
          <w:t>-</w:t>
        </w:r>
      </w:ins>
      <w:del w:id="2132" w:author="Unknown Author" w:date="2019-06-12T18:27:00Z">
        <w:r>
          <w:rPr>
            <w:rFonts w:cs="Times New Roman"/>
            <w:b w:val="false"/>
            <w:bCs w:val="false"/>
            <w:sz w:val="20"/>
            <w:szCs w:val="20"/>
          </w:rPr>
          <w:delText xml:space="preserve"> </w:delText>
        </w:r>
      </w:del>
      <w:r>
        <w:rPr>
          <w:rFonts w:cs="Times New Roman"/>
          <w:b w:val="false"/>
          <w:bCs w:val="false"/>
          <w:sz w:val="20"/>
          <w:szCs w:val="20"/>
          <w:rPrChange w:id="0" w:author="Unknown Author" w:date="2019-06-18T15:32:00Z"/>
        </w:rPr>
        <w:t xml:space="preserve">ice extent from MODIS imagery, analysed MAR snow depth outputs and produced Fig </w:t>
      </w:r>
      <w:ins w:id="2134" w:author="Unknown Author" w:date="2019-07-01T08:59:00Z">
        <w:r>
          <w:rPr>
            <w:rFonts w:cs="Times New Roman"/>
            <w:b w:val="false"/>
            <w:bCs w:val="false"/>
            <w:sz w:val="20"/>
            <w:szCs w:val="20"/>
          </w:rPr>
          <w:t>6</w:t>
        </w:r>
      </w:ins>
      <w:ins w:id="2135" w:author="Unknown Author" w:date="2019-06-27T12:03:00Z">
        <w:r>
          <w:rPr>
            <w:rFonts w:cs="Times New Roman"/>
            <w:b w:val="false"/>
            <w:bCs w:val="false"/>
            <w:sz w:val="20"/>
            <w:szCs w:val="20"/>
          </w:rPr>
          <w:t>, translated the energy balance model into python</w:t>
        </w:r>
      </w:ins>
      <w:del w:id="2136" w:author="Unknown Author" w:date="2019-05-21T07:32:00Z">
        <w:r>
          <w:rPr>
            <w:rFonts w:cs="Times New Roman"/>
            <w:b w:val="false"/>
            <w:bCs w:val="false"/>
            <w:sz w:val="20"/>
            <w:szCs w:val="20"/>
          </w:rPr>
          <w:delText>4</w:delText>
        </w:r>
      </w:del>
      <w:r>
        <w:rPr>
          <w:rFonts w:cs="Times New Roman"/>
          <w:b w:val="false"/>
          <w:bCs w:val="false"/>
          <w:sz w:val="20"/>
          <w:szCs w:val="20"/>
          <w:rPrChange w:id="0" w:author="Unknown Author" w:date="2019-06-18T15:32:00Z"/>
        </w:rPr>
        <w:t xml:space="preserve"> and made significant contributions to the manuscript writing and experimental design. JMcC and SM provided cleaned mineral dust and particle size distribution data to feed into the radiative transfer model and JMcC provided useful discussions regarding experimental design. MS provided DISORT modelling and estimates of mineral dust refractive indices. MF helped develop the bio-optical model. RB provided expert advice regarding field spectroscopy</w:t>
      </w:r>
      <w:ins w:id="2138" w:author="Unknown Author" w:date="2019-06-18T15:45:00Z">
        <w:r>
          <w:rPr>
            <w:rFonts w:cs="Times New Roman"/>
            <w:b w:val="false"/>
            <w:bCs w:val="false"/>
            <w:sz w:val="20"/>
            <w:szCs w:val="20"/>
          </w:rPr>
          <w:t xml:space="preserve"> and helped measure mineral dust refracti</w:t>
        </w:r>
      </w:ins>
      <w:ins w:id="2139" w:author="Unknown Author" w:date="2019-06-18T15:46:00Z">
        <w:r>
          <w:rPr>
            <w:rFonts w:cs="Times New Roman"/>
            <w:b w:val="false"/>
            <w:bCs w:val="false"/>
            <w:sz w:val="20"/>
            <w:szCs w:val="20"/>
          </w:rPr>
          <w:t>ve indices in the laboratory</w:t>
        </w:r>
      </w:ins>
      <w:r>
        <w:rPr>
          <w:rFonts w:cs="Times New Roman"/>
          <w:b w:val="false"/>
          <w:bCs w:val="false"/>
          <w:sz w:val="20"/>
          <w:szCs w:val="20"/>
          <w:rPrChange w:id="0" w:author="Unknown Author" w:date="2019-06-18T15:32:00Z"/>
        </w:rPr>
        <w:t>. AJH helped develop the experimental design. AH, JR and AMcG both provided expert advice on UAV remote</w:t>
      </w:r>
      <w:ins w:id="2141" w:author="Unknown Author" w:date="2019-06-12T15:11:00Z">
        <w:r>
          <w:rPr>
            <w:rFonts w:cs="Times New Roman"/>
            <w:b w:val="false"/>
            <w:bCs w:val="false"/>
            <w:sz w:val="20"/>
            <w:szCs w:val="20"/>
          </w:rPr>
          <w:t>-</w:t>
        </w:r>
      </w:ins>
      <w:del w:id="2142" w:author="Unknown Author" w:date="2019-06-12T15:11:00Z">
        <w:r>
          <w:rPr>
            <w:rFonts w:cs="Times New Roman"/>
            <w:b w:val="false"/>
            <w:bCs w:val="false"/>
            <w:sz w:val="20"/>
            <w:szCs w:val="20"/>
          </w:rPr>
          <w:delText xml:space="preserve"> </w:delText>
        </w:r>
      </w:del>
      <w:r>
        <w:rPr>
          <w:rFonts w:cs="Times New Roman"/>
          <w:b w:val="false"/>
          <w:bCs w:val="false"/>
          <w:sz w:val="20"/>
          <w:szCs w:val="20"/>
          <w:rPrChange w:id="0" w:author="Unknown Author" w:date="2019-06-18T15:32:00Z"/>
        </w:rPr>
        <w:t>sensing. JR, DvA and AH modelled runoff from the GrIS dark zone. AD provided microscopy images from field samples. Other authors commented on the style and content of the final manuscript.</w:t>
      </w:r>
    </w:p>
    <w:p>
      <w:pPr>
        <w:pStyle w:val="Normal"/>
        <w:spacing w:lineRule="auto" w:line="360"/>
        <w:jc w:val="left"/>
        <w:rPr>
          <w:rFonts w:ascii="Times New Roman" w:hAnsi="Times New Roman" w:cs="Times New Roman"/>
          <w:b w:val="false"/>
          <w:b w:val="false"/>
          <w:bCs w:val="false"/>
          <w:sz w:val="20"/>
          <w:szCs w:val="20"/>
        </w:rPr>
      </w:pPr>
      <w:r>
        <w:rPr>
          <w:rFonts w:cs="Times New Roman"/>
          <w:b w:val="false"/>
          <w:bCs w:val="false"/>
          <w:sz w:val="20"/>
          <w:szCs w:val="20"/>
        </w:rPr>
      </w:r>
    </w:p>
    <w:p>
      <w:pPr>
        <w:pStyle w:val="Normal"/>
        <w:spacing w:lineRule="auto" w:line="360"/>
        <w:jc w:val="left"/>
        <w:rPr>
          <w:rFonts w:ascii="Times New Roman" w:hAnsi="Times New Roman"/>
        </w:rPr>
      </w:pPr>
      <w:r>
        <w:rPr>
          <w:rFonts w:cs="Times New Roman"/>
          <w:b/>
          <w:bCs/>
          <w:sz w:val="20"/>
          <w:szCs w:val="20"/>
          <w:rPrChange w:id="0" w:author="Unknown Author" w:date="2019-06-18T15:32:00Z"/>
        </w:rPr>
        <w:t>7 Acknowledgements</w:t>
      </w:r>
    </w:p>
    <w:p>
      <w:pPr>
        <w:pStyle w:val="Normal"/>
        <w:spacing w:lineRule="auto" w:line="360"/>
        <w:jc w:val="left"/>
        <w:rPr>
          <w:rFonts w:ascii="Times New Roman" w:hAnsi="Times New Roman" w:cs="Times New Roman"/>
          <w:b w:val="false"/>
          <w:b w:val="false"/>
          <w:bCs w:val="false"/>
          <w:sz w:val="20"/>
          <w:szCs w:val="20"/>
        </w:rPr>
      </w:pPr>
      <w:r>
        <w:rPr>
          <w:rFonts w:cs="Times New Roman"/>
          <w:b w:val="false"/>
          <w:bCs w:val="false"/>
          <w:sz w:val="20"/>
          <w:szCs w:val="20"/>
        </w:rPr>
      </w:r>
    </w:p>
    <w:p>
      <w:pPr>
        <w:pStyle w:val="Normal"/>
        <w:spacing w:lineRule="auto" w:line="360"/>
        <w:jc w:val="left"/>
        <w:rPr/>
      </w:pPr>
      <w:r>
        <w:rPr>
          <w:rFonts w:cs="Times New Roman"/>
          <w:b w:val="false"/>
          <w:bCs w:val="false"/>
          <w:sz w:val="20"/>
          <w:szCs w:val="20"/>
          <w:rPrChange w:id="0" w:author="Unknown Author" w:date="2019-06-18T15:32:00Z"/>
        </w:rPr>
        <w:t>JC, AT, AJH, CW, AD, SH, AmcG, AA, TDLIF, EH, MY</w:t>
      </w:r>
      <w:del w:id="2146" w:author="Unknown Author" w:date="2019-06-09T22:33:00Z">
        <w:r>
          <w:rPr>
            <w:rFonts w:cs="Times New Roman"/>
            <w:b w:val="false"/>
            <w:bCs w:val="false"/>
            <w:sz w:val="20"/>
            <w:szCs w:val="20"/>
          </w:rPr>
          <w:delText>, TG</w:delText>
        </w:r>
      </w:del>
      <w:r>
        <w:rPr>
          <w:rFonts w:cs="Times New Roman"/>
          <w:b w:val="false"/>
          <w:bCs w:val="false"/>
          <w:sz w:val="20"/>
          <w:szCs w:val="20"/>
          <w:rPrChange w:id="0" w:author="Unknown Author" w:date="2019-06-18T15:32:00Z"/>
        </w:rPr>
        <w:t xml:space="preserve"> and MT acknowledge funding from UK National Environmental Research Council Large Grant NE/M021025/1 ‘Black and Bloom’.</w:t>
      </w:r>
      <w:ins w:id="2148" w:author="Unknown Author" w:date="2019-06-18T15:47:00Z">
        <w:r>
          <w:rPr>
            <w:rFonts w:cs="Times New Roman"/>
            <w:b w:val="false"/>
            <w:bCs w:val="false"/>
            <w:sz w:val="20"/>
            <w:szCs w:val="20"/>
          </w:rPr>
          <w:t xml:space="preserve"> JC gratefully acknowledges the Rolex Awards for Enterprise, National Geographic and Microsoft (“AI for Earth”). </w:t>
        </w:r>
      </w:ins>
      <w:del w:id="2149" w:author="Unknown Author" w:date="2019-06-18T15:47:00Z">
        <w:r>
          <w:rPr>
            <w:rFonts w:cs="Times New Roman"/>
            <w:b w:val="false"/>
            <w:bCs w:val="false"/>
            <w:sz w:val="20"/>
            <w:szCs w:val="20"/>
          </w:rPr>
          <w:delText xml:space="preserve"> </w:delText>
        </w:r>
      </w:del>
      <w:r>
        <w:rPr>
          <w:rFonts w:cs="Times New Roman"/>
          <w:b w:val="false"/>
          <w:bCs w:val="false"/>
          <w:sz w:val="20"/>
          <w:szCs w:val="20"/>
          <w:rPrChange w:id="0" w:author="Unknown Author" w:date="2019-06-18T15:32:00Z"/>
        </w:rPr>
        <w:t xml:space="preserve">LGB, JMcC and JBM acknowledge funding from the UK National Environmental Research Council Large Grant NE/M020770/1 ‘Black and Bloom’ and LGB and SM acknowledge funding from the German Helmholtz Recruiting Initiative (award number I-044-16-01). </w:t>
      </w:r>
      <w:del w:id="2151" w:author="Unknown Author" w:date="2019-06-18T15:47:00Z">
        <w:r>
          <w:rPr>
            <w:rFonts w:cs="Times New Roman"/>
            <w:b w:val="false"/>
            <w:bCs w:val="false"/>
            <w:sz w:val="20"/>
            <w:szCs w:val="20"/>
          </w:rPr>
          <w:delText xml:space="preserve">JC gratefully acknowledges the Rolex Awards for Enterprise, National Geographic and Microsoft (“AI for Earth”). </w:delText>
        </w:r>
      </w:del>
      <w:r>
        <w:rPr>
          <w:rFonts w:cs="Times New Roman"/>
          <w:b w:val="false"/>
          <w:bCs w:val="false"/>
          <w:sz w:val="20"/>
          <w:szCs w:val="20"/>
          <w:rPrChange w:id="0" w:author="Unknown Author" w:date="2019-06-18T15:32:00Z"/>
        </w:rPr>
        <w:t>TG acknowledges the Gino Watkins Memorial Fund and Nottingham Education Trust. Greenland Analogue Project (GAP) weather station data are made available through the Programme for Monitoring of the Greenland Ice Sheet (</w:t>
      </w:r>
      <w:hyperlink r:id="rId18">
        <w:r>
          <w:rPr>
            <w:rStyle w:val="InternetLink"/>
            <w:rFonts w:cs="Times New Roman"/>
            <w:b w:val="false"/>
            <w:bCs w:val="false"/>
            <w:sz w:val="20"/>
            <w:szCs w:val="20"/>
            <w:rPrChange w:id="0" w:author="Unknown Author" w:date="2019-06-18T15:32:00Z"/>
          </w:rPr>
          <w:t>www.promice.dk</w:t>
        </w:r>
      </w:hyperlink>
      <w:r>
        <w:rPr>
          <w:rFonts w:cs="Times New Roman"/>
          <w:b w:val="false"/>
          <w:bCs w:val="false"/>
          <w:sz w:val="20"/>
          <w:szCs w:val="20"/>
          <w:rPrChange w:id="0" w:author="Unknown Author" w:date="2019-06-18T15:32:00Z"/>
        </w:rPr>
        <w:t xml:space="preserve">). </w:t>
      </w:r>
      <w:r>
        <w:rPr>
          <w:rFonts w:cs="Times New Roman"/>
          <w:b w:val="false"/>
          <w:bCs w:val="false"/>
          <w:i w:val="false"/>
          <w:caps w:val="false"/>
          <w:smallCaps w:val="false"/>
          <w:color w:val="222222"/>
          <w:spacing w:val="0"/>
          <w:sz w:val="20"/>
          <w:szCs w:val="20"/>
          <w:rPrChange w:id="0" w:author="Unknown Author" w:date="2019-06-18T15:32:00Z"/>
        </w:rPr>
        <w:t>MAR v3.8.1 regional climate model outputs used estimate mean snow depth were provided by Xavier Fettweis.</w:t>
      </w:r>
    </w:p>
    <w:p>
      <w:pPr>
        <w:pStyle w:val="Heading1"/>
        <w:numPr>
          <w:ilvl w:val="0"/>
          <w:numId w:val="2"/>
        </w:numPr>
        <w:spacing w:lineRule="auto" w:line="360"/>
        <w:rPr/>
      </w:pPr>
      <w:r>
        <w:rPr>
          <w:rPrChange w:id="0" w:author="Unknown Author" w:date="2019-06-18T15:32:00Z"/>
        </w:rPr>
        <w:t>References</w:t>
      </w:r>
    </w:p>
    <w:p>
      <w:pPr>
        <w:pStyle w:val="Normal"/>
        <w:spacing w:lineRule="auto" w:line="360"/>
        <w:rPr/>
      </w:pPr>
      <w:ins w:id="2157" w:author="Unknown Author" w:date="2019-06-27T14:57:00Z">
        <w:r>
          <w:rPr>
            <w:rFonts w:cs="Times New Roman"/>
            <w:sz w:val="20"/>
            <w:szCs w:val="20"/>
          </w:rPr>
          <w:t>Aoki, T.,  Kuchiki, K., Niwano, M., Matoba, S, Uetake, J., Masuda, K., Ishimoto, H. Numerical simulation of spectral albedos of glacier surfaces covered with glacial microbes in Northwestern Greenland. AIP Conference Proceedings, 1531, 176, doi: 10.1063/1.4804735, 2013.</w:t>
        </w:r>
      </w:ins>
    </w:p>
    <w:p>
      <w:pPr>
        <w:pStyle w:val="Normal"/>
        <w:spacing w:lineRule="auto" w:line="360"/>
        <w:rPr>
          <w:rFonts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Bamber, J., Westaway, R.M., Marzeion, B., Wouters, B.</w:t>
      </w:r>
      <w:ins w:id="2159" w:author="Unknown Author" w:date="2019-06-27T11:36:00Z">
        <w:r>
          <w:rPr>
            <w:rFonts w:cs="Times New Roman"/>
            <w:sz w:val="20"/>
            <w:szCs w:val="20"/>
          </w:rPr>
          <w:t>:</w:t>
        </w:r>
      </w:ins>
      <w:r>
        <w:rPr>
          <w:rFonts w:cs="Times New Roman"/>
          <w:sz w:val="20"/>
          <w:szCs w:val="20"/>
          <w:rPrChange w:id="0" w:author="Unknown Author" w:date="2019-06-18T15:32:00Z"/>
        </w:rPr>
        <w:t xml:space="preserve"> </w:t>
      </w:r>
      <w:del w:id="2161" w:author="Unknown Author" w:date="2019-06-27T11:36:00Z">
        <w:r>
          <w:rPr>
            <w:rFonts w:cs="Times New Roman"/>
            <w:sz w:val="20"/>
            <w:szCs w:val="20"/>
          </w:rPr>
          <w:delText>(2018).</w:delText>
        </w:r>
      </w:del>
      <w:r>
        <w:rPr>
          <w:rFonts w:cs="Times New Roman"/>
          <w:sz w:val="20"/>
          <w:szCs w:val="20"/>
          <w:rPrChange w:id="0" w:author="Unknown Author" w:date="2019-06-18T15:32:00Z"/>
        </w:rPr>
        <w:t xml:space="preserve"> The land ice contribution to sea level during the satellite era. Environmental Research Letters, </w:t>
      </w:r>
      <w:ins w:id="2163" w:author="Unknown Author" w:date="2019-06-27T11:38:00Z">
        <w:r>
          <w:rPr>
            <w:rFonts w:cs="Times New Roman"/>
            <w:b w:val="false"/>
            <w:bCs w:val="false"/>
            <w:sz w:val="20"/>
            <w:szCs w:val="20"/>
          </w:rPr>
          <w:t>13</w:t>
        </w:r>
      </w:ins>
      <w:ins w:id="2164" w:author="Unknown Author" w:date="2019-06-27T11:38:00Z">
        <w:r>
          <w:rPr>
            <w:rFonts w:cs="Times New Roman"/>
            <w:sz w:val="20"/>
            <w:szCs w:val="20"/>
          </w:rPr>
          <w:t xml:space="preserve"> 063008</w:t>
        </w:r>
      </w:ins>
      <w:del w:id="2165" w:author="Unknown Author" w:date="2019-06-27T11:38:00Z">
        <w:r>
          <w:rPr>
            <w:rFonts w:cs="Times New Roman"/>
            <w:sz w:val="20"/>
            <w:szCs w:val="20"/>
          </w:rPr>
          <w:delText>online 8</w:delText>
        </w:r>
      </w:del>
      <w:del w:id="2166" w:author="Unknown Author" w:date="2019-06-27T11:38:00Z">
        <w:r>
          <w:rPr>
            <w:rFonts w:cs="Times New Roman"/>
            <w:sz w:val="20"/>
            <w:szCs w:val="20"/>
            <w:vertAlign w:val="superscript"/>
          </w:rPr>
          <w:delText>th</w:delText>
        </w:r>
      </w:del>
      <w:del w:id="2167" w:author="Unknown Author" w:date="2019-06-27T11:38:00Z">
        <w:r>
          <w:rPr>
            <w:rFonts w:cs="Times New Roman"/>
            <w:sz w:val="20"/>
            <w:szCs w:val="20"/>
          </w:rPr>
          <w:delText xml:space="preserve"> May 2018</w:delText>
        </w:r>
      </w:del>
      <w:r>
        <w:rPr>
          <w:rFonts w:cs="Times New Roman"/>
          <w:sz w:val="20"/>
          <w:szCs w:val="20"/>
          <w:rPrChange w:id="0" w:author="Unknown Author" w:date="2019-06-18T15:32:00Z"/>
        </w:rPr>
        <w:t>, doi: 10.1088/1748-9326/aac2f0</w:t>
      </w:r>
      <w:ins w:id="2169" w:author="Unknown Author" w:date="2019-06-27T11:38:00Z">
        <w:r>
          <w:rPr>
            <w:rFonts w:cs="Times New Roman"/>
            <w:sz w:val="20"/>
            <w:szCs w:val="20"/>
          </w:rPr>
          <w:t>, 2018.</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b w:val="false"/>
          <w:i w:val="false"/>
          <w:caps w:val="false"/>
          <w:smallCaps w:val="false"/>
          <w:spacing w:val="0"/>
          <w:sz w:val="20"/>
          <w:szCs w:val="20"/>
          <w:rPrChange w:id="0" w:author="Unknown Author" w:date="2019-06-18T15:32:00Z"/>
        </w:rPr>
        <w:t>Benning, L. G., Anesio, A. M., Lutz, S., &amp; Tranter, M.</w:t>
      </w:r>
      <w:del w:id="2171" w:author="Unknown Author" w:date="2019-06-27T11:38:00Z">
        <w:r>
          <w:rPr>
            <w:rFonts w:cs="Times New Roman"/>
            <w:b w:val="false"/>
            <w:i w:val="false"/>
            <w:caps w:val="false"/>
            <w:smallCaps w:val="false"/>
            <w:spacing w:val="0"/>
            <w:sz w:val="20"/>
            <w:szCs w:val="20"/>
          </w:rPr>
          <w:delText xml:space="preserve"> (2014).</w:delText>
        </w:r>
      </w:del>
      <w:ins w:id="2172" w:author="Unknown Author" w:date="2019-06-27T11:38:00Z">
        <w:r>
          <w:rPr>
            <w:rFonts w:cs="Times New Roman"/>
            <w:b w:val="false"/>
            <w:i w:val="false"/>
            <w:caps w:val="false"/>
            <w:smallCaps w:val="false"/>
            <w:spacing w:val="0"/>
            <w:sz w:val="20"/>
            <w:szCs w:val="20"/>
          </w:rPr>
          <w:t>:</w:t>
        </w:r>
      </w:ins>
      <w:r>
        <w:rPr>
          <w:rFonts w:cs="Times New Roman"/>
          <w:b w:val="false"/>
          <w:i w:val="false"/>
          <w:caps w:val="false"/>
          <w:smallCaps w:val="false"/>
          <w:spacing w:val="0"/>
          <w:sz w:val="20"/>
          <w:szCs w:val="20"/>
          <w:rPrChange w:id="0" w:author="Unknown Author" w:date="2019-06-18T15:32:00Z"/>
        </w:rPr>
        <w:t xml:space="preserve"> Biological impact on Greenland’s albedo. Nature Geoscience</w:t>
      </w:r>
      <w:r>
        <w:rPr>
          <w:rFonts w:cs="Times New Roman"/>
          <w:b w:val="false"/>
          <w:i w:val="false"/>
          <w:caps w:val="false"/>
          <w:smallCaps w:val="false"/>
          <w:spacing w:val="80"/>
          <w:sz w:val="20"/>
          <w:szCs w:val="20"/>
          <w:rPrChange w:id="0" w:author="Unknown Author" w:date="2019-06-18T15:32:00Z"/>
        </w:rPr>
        <w:t>,</w:t>
      </w:r>
      <w:r>
        <w:rPr>
          <w:rFonts w:cs="Times New Roman"/>
          <w:b w:val="false"/>
          <w:i w:val="false"/>
          <w:caps w:val="false"/>
          <w:smallCaps w:val="false"/>
          <w:spacing w:val="0"/>
          <w:sz w:val="20"/>
          <w:szCs w:val="20"/>
          <w:rPrChange w:id="0" w:author="Unknown Author" w:date="2019-06-18T15:32:00Z"/>
        </w:rPr>
        <w:t>7</w:t>
      </w:r>
      <w:ins w:id="2176" w:author="Unknown Author" w:date="2019-06-27T11:38:00Z">
        <w:r>
          <w:rPr>
            <w:rFonts w:cs="Times New Roman"/>
            <w:b w:val="false"/>
            <w:i w:val="false"/>
            <w:caps w:val="false"/>
            <w:smallCaps w:val="false"/>
            <w:spacing w:val="0"/>
            <w:sz w:val="20"/>
            <w:szCs w:val="20"/>
          </w:rPr>
          <w:t xml:space="preserve"> </w:t>
        </w:r>
      </w:ins>
      <w:r>
        <w:rPr>
          <w:rFonts w:cs="Times New Roman"/>
          <w:b w:val="false"/>
          <w:i w:val="false"/>
          <w:caps w:val="false"/>
          <w:smallCaps w:val="false"/>
          <w:spacing w:val="0"/>
          <w:sz w:val="20"/>
          <w:szCs w:val="20"/>
          <w:rPrChange w:id="0" w:author="Unknown Author" w:date="2019-06-18T15:32:00Z"/>
        </w:rPr>
        <w:t>(10), 691. doi: 20.1038/ngeo2260</w:t>
      </w:r>
      <w:ins w:id="2178" w:author="Unknown Author" w:date="2019-06-27T11:44:00Z">
        <w:r>
          <w:rPr>
            <w:rFonts w:cs="Times New Roman"/>
            <w:b w:val="false"/>
            <w:i w:val="false"/>
            <w:caps w:val="false"/>
            <w:smallCaps w:val="false"/>
            <w:spacing w:val="0"/>
            <w:sz w:val="20"/>
            <w:szCs w:val="20"/>
          </w:rPr>
          <w:t>,</w:t>
        </w:r>
      </w:ins>
      <w:ins w:id="2179" w:author="Unknown Author" w:date="2019-06-27T11:38:00Z">
        <w:r>
          <w:rPr>
            <w:rFonts w:cs="Times New Roman"/>
            <w:b w:val="false"/>
            <w:i w:val="false"/>
            <w:caps w:val="false"/>
            <w:smallCaps w:val="false"/>
            <w:spacing w:val="0"/>
            <w:sz w:val="20"/>
            <w:szCs w:val="20"/>
          </w:rPr>
          <w:t xml:space="preserve"> 2014.</w:t>
        </w:r>
      </w:ins>
    </w:p>
    <w:p>
      <w:pPr>
        <w:pStyle w:val="Normal"/>
        <w:spacing w:lineRule="auto" w:line="360"/>
        <w:rPr>
          <w:rFonts w:ascii="Times New Roman" w:hAnsi="Times New Roman" w:cs="Times New Roman"/>
          <w:b w:val="false"/>
          <w:b w:val="false"/>
          <w:i w:val="false"/>
          <w:i w:val="false"/>
          <w:caps w:val="false"/>
          <w:smallCaps w:val="false"/>
          <w:spacing w:val="0"/>
          <w:sz w:val="20"/>
          <w:szCs w:val="20"/>
        </w:rPr>
      </w:pPr>
      <w:r>
        <w:rPr>
          <w:rFonts w:cs="Times New Roman"/>
          <w:b w:val="false"/>
          <w:i w:val="false"/>
          <w:caps w:val="false"/>
          <w:smallCaps w:val="false"/>
          <w:spacing w:val="0"/>
          <w:sz w:val="20"/>
          <w:szCs w:val="20"/>
        </w:rPr>
      </w:r>
    </w:p>
    <w:p>
      <w:pPr>
        <w:pStyle w:val="Normal"/>
        <w:spacing w:lineRule="auto" w:line="360"/>
        <w:rPr>
          <w:rFonts w:cs="Times New Roman"/>
          <w:b w:val="false"/>
          <w:b w:val="false"/>
          <w:i w:val="false"/>
          <w:i w:val="false"/>
          <w:caps w:val="false"/>
          <w:smallCaps w:val="false"/>
          <w:color w:val="000000"/>
          <w:del w:id="2216" w:author="Unknown Author" w:date="2019-06-27T11:39:00Z"/>
          <w:spacing w:val="0"/>
          <w:sz w:val="20"/>
          <w:szCs w:val="20"/>
          <w:u w:val="none"/>
        </w:rPr>
      </w:pPr>
      <w:ins w:id="2180" w:author="Unknown Author" w:date="2019-05-21T13:31:00Z">
        <w:r>
          <w:rPr>
            <w:rStyle w:val="InternetLink"/>
            <w:rFonts w:cs="Times New Roman"/>
            <w:b w:val="false"/>
            <w:i w:val="false"/>
            <w:caps w:val="false"/>
            <w:smallCaps w:val="false"/>
            <w:color w:val="000000"/>
            <w:spacing w:val="0"/>
            <w:sz w:val="20"/>
            <w:szCs w:val="20"/>
            <w:u w:val="none"/>
          </w:rPr>
          <w:t>Blankenship, R.E</w:t>
        </w:r>
      </w:ins>
      <w:ins w:id="2181" w:author="Unknown Author" w:date="2019-05-21T13:31:00Z">
        <w:r>
          <w:rPr>
            <w:rFonts w:cs="Times New Roman"/>
            <w:b w:val="false"/>
            <w:i w:val="false"/>
            <w:caps w:val="false"/>
            <w:smallCaps w:val="false"/>
            <w:color w:val="000000"/>
            <w:spacing w:val="0"/>
            <w:sz w:val="20"/>
            <w:szCs w:val="20"/>
            <w:u w:val="none"/>
          </w:rPr>
          <w:t xml:space="preserve">., </w:t>
        </w:r>
      </w:ins>
      <w:ins w:id="2182" w:author="Unknown Author" w:date="2019-05-21T13:31:00Z">
        <w:r>
          <w:rPr>
            <w:rStyle w:val="InternetLink"/>
            <w:rFonts w:cs="Times New Roman"/>
            <w:b w:val="false"/>
            <w:i w:val="false"/>
            <w:caps w:val="false"/>
            <w:smallCaps w:val="false"/>
            <w:color w:val="000000"/>
            <w:spacing w:val="0"/>
            <w:sz w:val="20"/>
            <w:szCs w:val="20"/>
            <w:u w:val="none"/>
          </w:rPr>
          <w:t>Tiede, D.M</w:t>
        </w:r>
      </w:ins>
      <w:ins w:id="2183" w:author="Unknown Author" w:date="2019-05-21T13:31:00Z">
        <w:r>
          <w:rPr>
            <w:rFonts w:cs="Times New Roman"/>
            <w:b w:val="false"/>
            <w:i w:val="false"/>
            <w:caps w:val="false"/>
            <w:smallCaps w:val="false"/>
            <w:color w:val="000000"/>
            <w:spacing w:val="0"/>
            <w:sz w:val="20"/>
            <w:szCs w:val="20"/>
            <w:u w:val="none"/>
          </w:rPr>
          <w:t xml:space="preserve">., </w:t>
        </w:r>
      </w:ins>
      <w:ins w:id="2184" w:author="Unknown Author" w:date="2019-05-21T13:31:00Z">
        <w:r>
          <w:rPr>
            <w:rStyle w:val="InternetLink"/>
            <w:rFonts w:cs="Times New Roman"/>
            <w:b w:val="false"/>
            <w:i w:val="false"/>
            <w:caps w:val="false"/>
            <w:smallCaps w:val="false"/>
            <w:color w:val="000000"/>
            <w:spacing w:val="0"/>
            <w:sz w:val="20"/>
            <w:szCs w:val="20"/>
            <w:u w:val="none"/>
          </w:rPr>
          <w:t>Barber, J</w:t>
        </w:r>
      </w:ins>
      <w:ins w:id="2185" w:author="Unknown Author" w:date="2019-05-21T13:31:00Z">
        <w:r>
          <w:rPr>
            <w:rFonts w:cs="Times New Roman"/>
            <w:b w:val="false"/>
            <w:i w:val="false"/>
            <w:caps w:val="false"/>
            <w:smallCaps w:val="false"/>
            <w:color w:val="000000"/>
            <w:spacing w:val="0"/>
            <w:sz w:val="20"/>
            <w:szCs w:val="20"/>
            <w:u w:val="none"/>
          </w:rPr>
          <w:t xml:space="preserve">., </w:t>
        </w:r>
      </w:ins>
      <w:ins w:id="2186" w:author="Unknown Author" w:date="2019-05-21T13:31:00Z">
        <w:r>
          <w:rPr>
            <w:rStyle w:val="InternetLink"/>
            <w:rFonts w:cs="Times New Roman"/>
            <w:b w:val="false"/>
            <w:i w:val="false"/>
            <w:caps w:val="false"/>
            <w:smallCaps w:val="false"/>
            <w:color w:val="000000"/>
            <w:spacing w:val="0"/>
            <w:sz w:val="20"/>
            <w:szCs w:val="20"/>
            <w:u w:val="none"/>
          </w:rPr>
          <w:t>Brudvig, G.W</w:t>
        </w:r>
      </w:ins>
      <w:ins w:id="2187" w:author="Unknown Author" w:date="2019-05-21T13:31:00Z">
        <w:r>
          <w:rPr>
            <w:rFonts w:cs="Times New Roman"/>
            <w:b w:val="false"/>
            <w:i w:val="false"/>
            <w:caps w:val="false"/>
            <w:smallCaps w:val="false"/>
            <w:color w:val="000000"/>
            <w:spacing w:val="0"/>
            <w:sz w:val="20"/>
            <w:szCs w:val="20"/>
            <w:u w:val="none"/>
          </w:rPr>
          <w:t xml:space="preserve">., </w:t>
        </w:r>
      </w:ins>
      <w:ins w:id="2188" w:author="Unknown Author" w:date="2019-05-21T13:31:00Z">
        <w:r>
          <w:rPr>
            <w:rStyle w:val="InternetLink"/>
            <w:rFonts w:cs="Times New Roman"/>
            <w:b w:val="false"/>
            <w:i w:val="false"/>
            <w:caps w:val="false"/>
            <w:smallCaps w:val="false"/>
            <w:color w:val="000000"/>
            <w:spacing w:val="0"/>
            <w:sz w:val="20"/>
            <w:szCs w:val="20"/>
            <w:u w:val="none"/>
          </w:rPr>
          <w:t>Fleming, G</w:t>
        </w:r>
      </w:ins>
      <w:ins w:id="2189" w:author="Unknown Author" w:date="2019-05-21T13:31:00Z">
        <w:r>
          <w:rPr>
            <w:rFonts w:cs="Times New Roman"/>
            <w:b w:val="false"/>
            <w:i w:val="false"/>
            <w:caps w:val="false"/>
            <w:smallCaps w:val="false"/>
            <w:color w:val="000000"/>
            <w:spacing w:val="0"/>
            <w:sz w:val="20"/>
            <w:szCs w:val="20"/>
            <w:u w:val="none"/>
          </w:rPr>
          <w:t xml:space="preserve">., </w:t>
        </w:r>
      </w:ins>
      <w:ins w:id="2190" w:author="Unknown Author" w:date="2019-05-21T13:31:00Z">
        <w:r>
          <w:rPr>
            <w:rStyle w:val="InternetLink"/>
            <w:rFonts w:cs="Times New Roman"/>
            <w:b w:val="false"/>
            <w:i w:val="false"/>
            <w:caps w:val="false"/>
            <w:smallCaps w:val="false"/>
            <w:color w:val="000000"/>
            <w:spacing w:val="0"/>
            <w:sz w:val="20"/>
            <w:szCs w:val="20"/>
            <w:u w:val="none"/>
          </w:rPr>
          <w:t>Ghirardi, M</w:t>
        </w:r>
      </w:ins>
      <w:ins w:id="2191" w:author="Unknown Author" w:date="2019-05-21T13:31:00Z">
        <w:r>
          <w:rPr>
            <w:rFonts w:cs="Times New Roman"/>
            <w:b w:val="false"/>
            <w:i w:val="false"/>
            <w:caps w:val="false"/>
            <w:smallCaps w:val="false"/>
            <w:color w:val="000000"/>
            <w:spacing w:val="0"/>
            <w:sz w:val="20"/>
            <w:szCs w:val="20"/>
            <w:u w:val="none"/>
          </w:rPr>
          <w:t xml:space="preserve">., </w:t>
        </w:r>
      </w:ins>
      <w:ins w:id="2192" w:author="Unknown Author" w:date="2019-05-21T13:31:00Z">
        <w:r>
          <w:rPr>
            <w:rStyle w:val="InternetLink"/>
            <w:rFonts w:cs="Times New Roman"/>
            <w:b w:val="false"/>
            <w:i w:val="false"/>
            <w:caps w:val="false"/>
            <w:smallCaps w:val="false"/>
            <w:color w:val="000000"/>
            <w:spacing w:val="0"/>
            <w:sz w:val="20"/>
            <w:szCs w:val="20"/>
            <w:u w:val="none"/>
          </w:rPr>
          <w:t>Gunner, M.R</w:t>
        </w:r>
      </w:ins>
      <w:ins w:id="2193" w:author="Unknown Author" w:date="2019-05-21T13:31:00Z">
        <w:r>
          <w:rPr>
            <w:rFonts w:cs="Times New Roman"/>
            <w:b w:val="false"/>
            <w:i w:val="false"/>
            <w:caps w:val="false"/>
            <w:smallCaps w:val="false"/>
            <w:color w:val="000000"/>
            <w:spacing w:val="0"/>
            <w:sz w:val="20"/>
            <w:szCs w:val="20"/>
            <w:u w:val="none"/>
          </w:rPr>
          <w:t xml:space="preserve">., </w:t>
        </w:r>
      </w:ins>
      <w:ins w:id="2194" w:author="Unknown Author" w:date="2019-05-21T13:31:00Z">
        <w:r>
          <w:rPr>
            <w:rStyle w:val="InternetLink"/>
            <w:rFonts w:cs="Times New Roman"/>
            <w:b w:val="false"/>
            <w:i w:val="false"/>
            <w:caps w:val="false"/>
            <w:smallCaps w:val="false"/>
            <w:color w:val="000000"/>
            <w:spacing w:val="0"/>
            <w:sz w:val="20"/>
            <w:szCs w:val="20"/>
            <w:u w:val="none"/>
          </w:rPr>
          <w:t>Junge, W</w:t>
        </w:r>
      </w:ins>
      <w:ins w:id="2195" w:author="Unknown Author" w:date="2019-05-21T13:31:00Z">
        <w:r>
          <w:rPr>
            <w:rFonts w:cs="Times New Roman"/>
            <w:b w:val="false"/>
            <w:i w:val="false"/>
            <w:caps w:val="false"/>
            <w:smallCaps w:val="false"/>
            <w:color w:val="000000"/>
            <w:spacing w:val="0"/>
            <w:sz w:val="20"/>
            <w:szCs w:val="20"/>
            <w:u w:val="none"/>
          </w:rPr>
          <w:t xml:space="preserve">., </w:t>
        </w:r>
      </w:ins>
      <w:ins w:id="2196" w:author="Unknown Author" w:date="2019-05-21T13:31:00Z">
        <w:r>
          <w:rPr>
            <w:rStyle w:val="InternetLink"/>
            <w:rFonts w:cs="Times New Roman"/>
            <w:b w:val="false"/>
            <w:i w:val="false"/>
            <w:caps w:val="false"/>
            <w:smallCaps w:val="false"/>
            <w:color w:val="000000"/>
            <w:spacing w:val="0"/>
            <w:sz w:val="20"/>
            <w:szCs w:val="20"/>
            <w:u w:val="none"/>
          </w:rPr>
          <w:t>Kramer, D.M</w:t>
        </w:r>
      </w:ins>
      <w:ins w:id="2197" w:author="Unknown Author" w:date="2019-05-21T13:31:00Z">
        <w:r>
          <w:rPr>
            <w:rFonts w:cs="Times New Roman"/>
            <w:b w:val="false"/>
            <w:i w:val="false"/>
            <w:caps w:val="false"/>
            <w:smallCaps w:val="false"/>
            <w:color w:val="000000"/>
            <w:spacing w:val="0"/>
            <w:sz w:val="20"/>
            <w:szCs w:val="20"/>
            <w:u w:val="none"/>
          </w:rPr>
          <w:t xml:space="preserve">., </w:t>
        </w:r>
      </w:ins>
      <w:ins w:id="2198" w:author="Unknown Author" w:date="2019-05-21T13:31:00Z">
        <w:r>
          <w:rPr>
            <w:rStyle w:val="InternetLink"/>
            <w:rFonts w:cs="Times New Roman"/>
            <w:b w:val="false"/>
            <w:i w:val="false"/>
            <w:caps w:val="false"/>
            <w:smallCaps w:val="false"/>
            <w:color w:val="000000"/>
            <w:spacing w:val="0"/>
            <w:sz w:val="20"/>
            <w:szCs w:val="20"/>
            <w:u w:val="none"/>
          </w:rPr>
          <w:t>Melis, A</w:t>
        </w:r>
      </w:ins>
      <w:ins w:id="2199" w:author="Unknown Author" w:date="2019-05-21T13:31:00Z">
        <w:r>
          <w:rPr>
            <w:rFonts w:cs="Times New Roman"/>
            <w:b w:val="false"/>
            <w:i w:val="false"/>
            <w:caps w:val="false"/>
            <w:smallCaps w:val="false"/>
            <w:color w:val="000000"/>
            <w:spacing w:val="0"/>
            <w:sz w:val="20"/>
            <w:szCs w:val="20"/>
            <w:u w:val="none"/>
          </w:rPr>
          <w:t xml:space="preserve">., </w:t>
        </w:r>
      </w:ins>
      <w:ins w:id="2200" w:author="Unknown Author" w:date="2019-05-21T13:31:00Z">
        <w:r>
          <w:rPr>
            <w:rStyle w:val="InternetLink"/>
            <w:rFonts w:cs="Times New Roman"/>
            <w:b w:val="false"/>
            <w:i w:val="false"/>
            <w:caps w:val="false"/>
            <w:smallCaps w:val="false"/>
            <w:color w:val="000000"/>
            <w:spacing w:val="0"/>
            <w:sz w:val="20"/>
            <w:szCs w:val="20"/>
            <w:u w:val="none"/>
          </w:rPr>
          <w:t>Moore, T.A</w:t>
        </w:r>
      </w:ins>
      <w:ins w:id="2201" w:author="Unknown Author" w:date="2019-05-21T13:31:00Z">
        <w:r>
          <w:rPr>
            <w:rFonts w:cs="Times New Roman"/>
            <w:b w:val="false"/>
            <w:i w:val="false"/>
            <w:caps w:val="false"/>
            <w:smallCaps w:val="false"/>
            <w:color w:val="000000"/>
            <w:spacing w:val="0"/>
            <w:sz w:val="20"/>
            <w:szCs w:val="20"/>
            <w:u w:val="none"/>
          </w:rPr>
          <w:t xml:space="preserve">., </w:t>
        </w:r>
      </w:ins>
      <w:ins w:id="2202" w:author="Unknown Author" w:date="2019-05-21T13:31:00Z">
        <w:r>
          <w:rPr>
            <w:rStyle w:val="InternetLink"/>
            <w:rFonts w:cs="Times New Roman"/>
            <w:b w:val="false"/>
            <w:i w:val="false"/>
            <w:caps w:val="false"/>
            <w:smallCaps w:val="false"/>
            <w:color w:val="000000"/>
            <w:spacing w:val="0"/>
            <w:sz w:val="20"/>
            <w:szCs w:val="20"/>
            <w:u w:val="none"/>
          </w:rPr>
          <w:t>Moser, C.C</w:t>
        </w:r>
      </w:ins>
      <w:ins w:id="2203" w:author="Unknown Author" w:date="2019-05-21T13:31:00Z">
        <w:r>
          <w:rPr>
            <w:rFonts w:cs="Times New Roman"/>
            <w:b w:val="false"/>
            <w:i w:val="false"/>
            <w:caps w:val="false"/>
            <w:smallCaps w:val="false"/>
            <w:color w:val="000000"/>
            <w:spacing w:val="0"/>
            <w:sz w:val="20"/>
            <w:szCs w:val="20"/>
            <w:u w:val="none"/>
          </w:rPr>
          <w:t xml:space="preserve">., </w:t>
        </w:r>
      </w:ins>
      <w:ins w:id="2204" w:author="Unknown Author" w:date="2019-05-21T13:31:00Z">
        <w:r>
          <w:rPr>
            <w:rStyle w:val="InternetLink"/>
            <w:rFonts w:cs="Times New Roman"/>
            <w:b w:val="false"/>
            <w:i w:val="false"/>
            <w:caps w:val="false"/>
            <w:smallCaps w:val="false"/>
            <w:color w:val="000000"/>
            <w:spacing w:val="0"/>
            <w:sz w:val="20"/>
            <w:szCs w:val="20"/>
            <w:u w:val="none"/>
          </w:rPr>
          <w:t>Nocera, D.G</w:t>
        </w:r>
      </w:ins>
      <w:ins w:id="2205" w:author="Unknown Author" w:date="2019-05-21T13:31:00Z">
        <w:r>
          <w:rPr>
            <w:rFonts w:cs="Times New Roman"/>
            <w:b w:val="false"/>
            <w:i w:val="false"/>
            <w:caps w:val="false"/>
            <w:smallCaps w:val="false"/>
            <w:color w:val="000000"/>
            <w:spacing w:val="0"/>
            <w:sz w:val="20"/>
            <w:szCs w:val="20"/>
            <w:u w:val="none"/>
          </w:rPr>
          <w:t xml:space="preserve">., </w:t>
        </w:r>
      </w:ins>
      <w:ins w:id="2206" w:author="Unknown Author" w:date="2019-05-21T13:31:00Z">
        <w:r>
          <w:rPr>
            <w:rStyle w:val="InternetLink"/>
            <w:rFonts w:cs="Times New Roman"/>
            <w:b w:val="false"/>
            <w:i w:val="false"/>
            <w:caps w:val="false"/>
            <w:smallCaps w:val="false"/>
            <w:color w:val="000000"/>
            <w:spacing w:val="0"/>
            <w:sz w:val="20"/>
            <w:szCs w:val="20"/>
            <w:u w:val="none"/>
          </w:rPr>
          <w:t>Nozik, A.J</w:t>
        </w:r>
      </w:ins>
      <w:ins w:id="2207" w:author="Unknown Author" w:date="2019-05-21T13:31:00Z">
        <w:r>
          <w:rPr>
            <w:rFonts w:cs="Times New Roman"/>
            <w:b w:val="false"/>
            <w:i w:val="false"/>
            <w:caps w:val="false"/>
            <w:smallCaps w:val="false"/>
            <w:color w:val="000000"/>
            <w:spacing w:val="0"/>
            <w:sz w:val="20"/>
            <w:szCs w:val="20"/>
            <w:u w:val="none"/>
          </w:rPr>
          <w:t xml:space="preserve">., </w:t>
        </w:r>
      </w:ins>
      <w:ins w:id="2208" w:author="Unknown Author" w:date="2019-05-21T13:31:00Z">
        <w:r>
          <w:rPr>
            <w:rStyle w:val="InternetLink"/>
            <w:rFonts w:cs="Times New Roman"/>
            <w:b w:val="false"/>
            <w:i w:val="false"/>
            <w:caps w:val="false"/>
            <w:smallCaps w:val="false"/>
            <w:color w:val="000000"/>
            <w:spacing w:val="0"/>
            <w:sz w:val="20"/>
            <w:szCs w:val="20"/>
            <w:u w:val="none"/>
          </w:rPr>
          <w:t>Ort, D.R</w:t>
        </w:r>
      </w:ins>
      <w:ins w:id="2209" w:author="Unknown Author" w:date="2019-05-21T13:31:00Z">
        <w:r>
          <w:rPr>
            <w:rFonts w:cs="Times New Roman"/>
            <w:b w:val="false"/>
            <w:i w:val="false"/>
            <w:caps w:val="false"/>
            <w:smallCaps w:val="false"/>
            <w:color w:val="000000"/>
            <w:spacing w:val="0"/>
            <w:sz w:val="20"/>
            <w:szCs w:val="20"/>
            <w:u w:val="none"/>
          </w:rPr>
          <w:t xml:space="preserve">., </w:t>
        </w:r>
      </w:ins>
      <w:ins w:id="2210" w:author="Unknown Author" w:date="2019-05-21T13:31:00Z">
        <w:r>
          <w:rPr>
            <w:rStyle w:val="InternetLink"/>
            <w:rFonts w:cs="Times New Roman"/>
            <w:b w:val="false"/>
            <w:i w:val="false"/>
            <w:caps w:val="false"/>
            <w:smallCaps w:val="false"/>
            <w:color w:val="000000"/>
            <w:spacing w:val="0"/>
            <w:sz w:val="20"/>
            <w:szCs w:val="20"/>
            <w:u w:val="none"/>
          </w:rPr>
          <w:t>Parson, W.W</w:t>
        </w:r>
      </w:ins>
      <w:ins w:id="2211" w:author="Unknown Author" w:date="2019-05-21T13:31:00Z">
        <w:r>
          <w:rPr>
            <w:rFonts w:cs="Times New Roman"/>
            <w:b w:val="false"/>
            <w:i w:val="false"/>
            <w:caps w:val="false"/>
            <w:smallCaps w:val="false"/>
            <w:color w:val="000000"/>
            <w:spacing w:val="0"/>
            <w:sz w:val="20"/>
            <w:szCs w:val="20"/>
            <w:u w:val="none"/>
          </w:rPr>
          <w:t xml:space="preserve">., </w:t>
        </w:r>
      </w:ins>
      <w:ins w:id="2212" w:author="Unknown Author" w:date="2019-05-21T13:31:00Z">
        <w:r>
          <w:rPr>
            <w:rStyle w:val="InternetLink"/>
            <w:rFonts w:cs="Times New Roman"/>
            <w:b w:val="false"/>
            <w:i w:val="false"/>
            <w:caps w:val="false"/>
            <w:smallCaps w:val="false"/>
            <w:color w:val="000000"/>
            <w:spacing w:val="0"/>
            <w:sz w:val="20"/>
            <w:szCs w:val="20"/>
            <w:u w:val="none"/>
          </w:rPr>
          <w:t>Prince, R.C</w:t>
        </w:r>
      </w:ins>
      <w:ins w:id="2213" w:author="Unknown Author" w:date="2019-05-21T13:31:00Z">
        <w:r>
          <w:rPr>
            <w:rFonts w:cs="Times New Roman"/>
            <w:b w:val="false"/>
            <w:i w:val="false"/>
            <w:caps w:val="false"/>
            <w:smallCaps w:val="false"/>
            <w:color w:val="000000"/>
            <w:spacing w:val="0"/>
            <w:sz w:val="20"/>
            <w:szCs w:val="20"/>
            <w:u w:val="none"/>
          </w:rPr>
          <w:t xml:space="preserve">., </w:t>
        </w:r>
      </w:ins>
      <w:ins w:id="2214" w:author="Unknown Author" w:date="2019-05-21T13:31:00Z">
        <w:r>
          <w:rPr>
            <w:rStyle w:val="InternetLink"/>
            <w:rFonts w:cs="Times New Roman"/>
            <w:b w:val="false"/>
            <w:i w:val="false"/>
            <w:caps w:val="false"/>
            <w:smallCaps w:val="false"/>
            <w:color w:val="000000"/>
            <w:spacing w:val="0"/>
            <w:sz w:val="20"/>
            <w:szCs w:val="20"/>
            <w:u w:val="none"/>
          </w:rPr>
          <w:t>Sayre, R.T</w:t>
        </w:r>
      </w:ins>
      <w:ins w:id="2215" w:author="Unknown Author" w:date="2019-05-21T13:31:00Z">
        <w:r>
          <w:rPr>
            <w:rFonts w:cs="Times New Roman"/>
            <w:b w:val="false"/>
            <w:i w:val="false"/>
            <w:caps w:val="false"/>
            <w:smallCaps w:val="false"/>
            <w:color w:val="000000"/>
            <w:spacing w:val="0"/>
            <w:sz w:val="20"/>
            <w:szCs w:val="20"/>
            <w:u w:val="none"/>
          </w:rPr>
          <w:t>.</w:t>
        </w:r>
      </w:ins>
    </w:p>
    <w:p>
      <w:pPr>
        <w:pStyle w:val="Normal"/>
        <w:spacing w:lineRule="auto" w:line="360"/>
        <w:rPr/>
      </w:pPr>
      <w:ins w:id="2217" w:author="Unknown Author" w:date="2019-06-27T11:39:00Z">
        <w:r>
          <w:rPr>
            <w:rFonts w:cs="Times New Roman"/>
            <w:b w:val="false"/>
            <w:i w:val="false"/>
            <w:caps w:val="false"/>
            <w:smallCaps w:val="false"/>
            <w:color w:val="000000"/>
            <w:spacing w:val="0"/>
            <w:sz w:val="20"/>
            <w:szCs w:val="20"/>
            <w:u w:val="none"/>
          </w:rPr>
          <w:t>:</w:t>
        </w:r>
      </w:ins>
      <w:ins w:id="2218" w:author="Unknown Author" w:date="2019-05-21T13:30:00Z">
        <w:r>
          <w:rPr>
            <w:rFonts w:cs="Times New Roman"/>
            <w:b w:val="false"/>
            <w:i w:val="false"/>
            <w:caps w:val="false"/>
            <w:smallCaps w:val="false"/>
            <w:spacing w:val="0"/>
            <w:sz w:val="20"/>
            <w:szCs w:val="20"/>
          </w:rPr>
          <w:t xml:space="preserve"> Comparing photosynthetic and photovoltaic efficiencies and recognizing the potential for improvement. Science, 332: 805-809</w:t>
        </w:r>
      </w:ins>
      <w:ins w:id="2219" w:author="Unknown Author" w:date="2019-06-27T11:44:00Z">
        <w:r>
          <w:rPr>
            <w:rFonts w:cs="Times New Roman"/>
            <w:b w:val="false"/>
            <w:i w:val="false"/>
            <w:caps w:val="false"/>
            <w:smallCaps w:val="false"/>
            <w:spacing w:val="0"/>
            <w:sz w:val="20"/>
            <w:szCs w:val="20"/>
          </w:rPr>
          <w:t>,</w:t>
        </w:r>
      </w:ins>
      <w:ins w:id="2220" w:author="Unknown Author" w:date="2019-06-27T11:39:00Z">
        <w:r>
          <w:rPr>
            <w:rFonts w:cs="Times New Roman"/>
            <w:b w:val="false"/>
            <w:i w:val="false"/>
            <w:caps w:val="false"/>
            <w:smallCaps w:val="false"/>
            <w:spacing w:val="0"/>
            <w:sz w:val="20"/>
            <w:szCs w:val="20"/>
          </w:rPr>
          <w:t xml:space="preserve"> 2011.</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cs="Times New Roman"/>
          <w:b w:val="false"/>
          <w:b w:val="false"/>
          <w:i w:val="false"/>
          <w:i w:val="false"/>
          <w:caps w:val="false"/>
          <w:smallCaps w:val="false"/>
          <w:color w:val="000000"/>
          <w:del w:id="2222" w:author="Unknown Author" w:date="2019-06-12T14:48:00Z"/>
          <w:spacing w:val="0"/>
          <w:sz w:val="20"/>
          <w:szCs w:val="20"/>
        </w:rPr>
      </w:pPr>
      <w:del w:id="2221" w:author="Unknown Author" w:date="2019-06-12T14:48:00Z">
        <w:r>
          <w:rPr/>
        </w:r>
      </w:del>
    </w:p>
    <w:p>
      <w:pPr>
        <w:pStyle w:val="Normal"/>
        <w:spacing w:lineRule="auto" w:line="360"/>
        <w:rPr>
          <w:rFonts w:cs="Times New Roman"/>
          <w:b w:val="false"/>
          <w:b w:val="false"/>
          <w:i w:val="false"/>
          <w:i w:val="false"/>
          <w:caps w:val="false"/>
          <w:smallCaps w:val="false"/>
          <w:color w:val="000000"/>
          <w:del w:id="2224" w:author="Unknown Author" w:date="2019-05-21T13:33:00Z"/>
          <w:spacing w:val="0"/>
          <w:sz w:val="20"/>
          <w:szCs w:val="20"/>
        </w:rPr>
      </w:pPr>
      <w:del w:id="2223" w:author="Unknown Author" w:date="2019-05-21T13:33:00Z">
        <w:r>
          <w:rPr/>
        </w:r>
      </w:del>
    </w:p>
    <w:p>
      <w:pPr>
        <w:pStyle w:val="Normal"/>
        <w:spacing w:lineRule="auto" w:line="360"/>
        <w:rPr>
          <w:rFonts w:cs="Times New Roman"/>
          <w:b w:val="false"/>
          <w:b w:val="false"/>
          <w:i w:val="false"/>
          <w:i w:val="false"/>
          <w:caps w:val="false"/>
          <w:smallCaps w:val="false"/>
          <w:color w:val="000000"/>
          <w:del w:id="2226" w:author="Unknown Author" w:date="2019-06-12T14:48:00Z"/>
          <w:spacing w:val="0"/>
          <w:sz w:val="20"/>
          <w:szCs w:val="20"/>
        </w:rPr>
      </w:pPr>
      <w:del w:id="2225" w:author="Unknown Author" w:date="2019-06-12T14:48:00Z">
        <w:r>
          <w:rPr/>
        </w:r>
      </w:del>
    </w:p>
    <w:p>
      <w:pPr>
        <w:pStyle w:val="Normal"/>
        <w:spacing w:lineRule="auto" w:line="360"/>
        <w:rPr/>
      </w:pPr>
      <w:r>
        <w:rPr>
          <w:rFonts w:cs="Times New Roman"/>
          <w:b w:val="false"/>
          <w:i w:val="false"/>
          <w:caps w:val="false"/>
          <w:smallCaps w:val="false"/>
          <w:color w:val="000000"/>
          <w:spacing w:val="0"/>
          <w:sz w:val="20"/>
          <w:szCs w:val="20"/>
          <w:rPrChange w:id="0" w:author="Unknown Author" w:date="2019-06-18T15:32:00Z"/>
        </w:rPr>
        <w:t>B</w:t>
      </w:r>
      <w:r>
        <w:rPr>
          <w:rFonts w:eastAsia="Calibri" w:cs="Times New Roman"/>
          <w:b w:val="false"/>
          <w:i w:val="false"/>
          <w:caps w:val="false"/>
          <w:smallCaps w:val="false"/>
          <w:color w:val="000000"/>
          <w:spacing w:val="0"/>
          <w:sz w:val="20"/>
          <w:szCs w:val="20"/>
          <w:rPrChange w:id="0" w:author="Unknown Author" w:date="2019-06-18T15:32:00Z"/>
        </w:rPr>
        <w:t>ø</w:t>
      </w:r>
      <w:r>
        <w:rPr>
          <w:rFonts w:cs="Times New Roman"/>
          <w:b w:val="false"/>
          <w:i w:val="false"/>
          <w:caps w:val="false"/>
          <w:smallCaps w:val="false"/>
          <w:color w:val="000000"/>
          <w:spacing w:val="0"/>
          <w:sz w:val="20"/>
          <w:szCs w:val="20"/>
          <w:rPrChange w:id="0" w:author="Unknown Author" w:date="2019-06-18T15:32:00Z"/>
        </w:rPr>
        <w:t>ggild, C.E., Brandt, R.E., Brown, K.J., Warren, S.</w:t>
      </w:r>
      <w:del w:id="2230" w:author="Unknown Author" w:date="2019-06-03T13:33:00Z">
        <w:r>
          <w:rPr>
            <w:rFonts w:cs="Times New Roman"/>
            <w:b w:val="false"/>
            <w:i w:val="false"/>
            <w:caps w:val="false"/>
            <w:smallCaps w:val="false"/>
            <w:color w:val="000000"/>
            <w:spacing w:val="0"/>
            <w:sz w:val="20"/>
            <w:szCs w:val="20"/>
          </w:rPr>
          <w:delText>G. (2010)</w:delText>
        </w:r>
      </w:del>
      <w:ins w:id="2231" w:author="Unknown Author" w:date="2019-06-03T13:33:00Z">
        <w:r>
          <w:rPr>
            <w:rFonts w:cs="Times New Roman"/>
            <w:b w:val="false"/>
            <w:i w:val="false"/>
            <w:caps w:val="false"/>
            <w:smallCaps w:val="false"/>
            <w:color w:val="000000"/>
            <w:spacing w:val="0"/>
            <w:sz w:val="20"/>
            <w:szCs w:val="20"/>
          </w:rPr>
          <w:t>G</w:t>
        </w:r>
      </w:ins>
      <w:r>
        <w:rPr>
          <w:rFonts w:cs="Times New Roman"/>
          <w:b w:val="false"/>
          <w:i w:val="false"/>
          <w:caps w:val="false"/>
          <w:smallCaps w:val="false"/>
          <w:color w:val="000000"/>
          <w:spacing w:val="0"/>
          <w:sz w:val="20"/>
          <w:szCs w:val="20"/>
          <w:rPrChange w:id="0" w:author="Unknown Author" w:date="2019-06-18T15:32:00Z"/>
        </w:rPr>
        <w:t>.</w:t>
      </w:r>
      <w:ins w:id="2233" w:author="Unknown Author" w:date="2019-06-03T13:33:00Z">
        <w:r>
          <w:rPr>
            <w:rFonts w:cs="Times New Roman"/>
            <w:b w:val="false"/>
            <w:i w:val="false"/>
            <w:caps w:val="false"/>
            <w:smallCaps w:val="false"/>
            <w:color w:val="000000"/>
            <w:spacing w:val="0"/>
            <w:sz w:val="20"/>
            <w:szCs w:val="20"/>
          </w:rPr>
          <w:t xml:space="preserve">: </w:t>
        </w:r>
      </w:ins>
      <w:r>
        <w:rPr>
          <w:rFonts w:cs="Times New Roman"/>
          <w:b w:val="false"/>
          <w:i w:val="false"/>
          <w:caps w:val="false"/>
          <w:smallCaps w:val="false"/>
          <w:color w:val="000000"/>
          <w:spacing w:val="0"/>
          <w:sz w:val="20"/>
          <w:szCs w:val="20"/>
          <w:rPrChange w:id="0" w:author="Unknown Author" w:date="2019-06-18T15:32:00Z"/>
        </w:rPr>
        <w:t>The ablation zone in northeast Greenland: ice types, albedos and impurities. Journal of Glaciology, 56 (195): 101-113</w:t>
      </w:r>
      <w:ins w:id="2235" w:author="Unknown Author" w:date="2019-06-03T13:33:00Z">
        <w:r>
          <w:rPr>
            <w:rFonts w:cs="Times New Roman"/>
            <w:b w:val="false"/>
            <w:i w:val="false"/>
            <w:caps w:val="false"/>
            <w:smallCaps w:val="false"/>
            <w:color w:val="000000"/>
            <w:spacing w:val="0"/>
            <w:sz w:val="20"/>
            <w:szCs w:val="20"/>
          </w:rPr>
          <w:t>, 2010</w:t>
        </w:r>
      </w:ins>
      <w:ins w:id="2236" w:author="Unknown Author" w:date="2019-06-27T11:39:00Z">
        <w:r>
          <w:rPr>
            <w:rFonts w:cs="Times New Roman"/>
            <w:b w:val="false"/>
            <w:i w:val="false"/>
            <w:caps w:val="false"/>
            <w:smallCaps w:val="false"/>
            <w:color w:val="000000"/>
            <w:spacing w:val="0"/>
            <w:sz w:val="20"/>
            <w:szCs w:val="20"/>
          </w:rPr>
          <w:t>.</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Box, J. E., Fettweis, X., Stroeve, J. C., Tedesco, M., Hall, D. K., and Steffen, K.</w:t>
      </w:r>
      <w:del w:id="2238" w:author="Unknown Author" w:date="2019-06-27T11:39:00Z">
        <w:r>
          <w:rPr>
            <w:rFonts w:cs="Times New Roman"/>
            <w:sz w:val="20"/>
            <w:szCs w:val="20"/>
          </w:rPr>
          <w:delText xml:space="preserve"> (2012)</w:delText>
        </w:r>
      </w:del>
      <w:ins w:id="2239" w:author="Unknown Author" w:date="2019-06-27T11:39:00Z">
        <w:r>
          <w:rPr>
            <w:rFonts w:cs="Times New Roman"/>
            <w:sz w:val="20"/>
            <w:szCs w:val="20"/>
          </w:rPr>
          <w:t>:</w:t>
        </w:r>
      </w:ins>
      <w:r>
        <w:rPr>
          <w:rFonts w:cs="Times New Roman"/>
          <w:sz w:val="20"/>
          <w:szCs w:val="20"/>
          <w:rPrChange w:id="0" w:author="Unknown Author" w:date="2019-06-18T15:32:00Z"/>
        </w:rPr>
        <w:t xml:space="preserve"> Greenland ice sheet albedo feedback: thermodynamics and atmospheric drivers, The Cryosphere, 6, 821–839, doi:10.5194/tc-6-821-2012</w:t>
      </w:r>
      <w:ins w:id="2241" w:author="Unknown Author" w:date="2019-06-27T11:44:00Z">
        <w:r>
          <w:rPr>
            <w:rFonts w:cs="Times New Roman"/>
            <w:sz w:val="20"/>
            <w:szCs w:val="20"/>
          </w:rPr>
          <w:t>,</w:t>
        </w:r>
      </w:ins>
      <w:ins w:id="2242" w:author="Unknown Author" w:date="2019-06-27T11:39:00Z">
        <w:r>
          <w:rPr>
            <w:rFonts w:cs="Times New Roman"/>
            <w:sz w:val="20"/>
            <w:szCs w:val="20"/>
          </w:rPr>
          <w:t xml:space="preserve"> 2012.</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ins w:id="2243" w:author="Unknown Author" w:date="2019-06-12T14:48:00Z">
        <w:r>
          <w:rPr>
            <w:rFonts w:cs="Times New Roman"/>
            <w:sz w:val="20"/>
            <w:szCs w:val="20"/>
          </w:rPr>
          <w:t xml:space="preserve">Brock, B. W., Arnold, N.S.: </w:t>
        </w:r>
      </w:ins>
      <w:ins w:id="2244" w:author="Unknown Author" w:date="2019-06-12T14:48:00Z">
        <w:r>
          <w:rPr>
            <w:rFonts w:cs="Times New Roman"/>
            <w:i w:val="false"/>
            <w:iCs w:val="false"/>
            <w:sz w:val="20"/>
            <w:szCs w:val="20"/>
          </w:rPr>
          <w:t>A spreadsheet-based (Microsoft Excel) point surface energy balance model for glacier and snow melt studies. Earth Surface Processes and Landforms, 25(6), 649–658. doi:10.1002/1096-9837(200006)25:6&lt;649::aid-esp97&gt;3.0.co;2-u</w:t>
        </w:r>
      </w:ins>
      <w:ins w:id="2245" w:author="Unknown Author" w:date="2019-06-27T11:44:00Z">
        <w:r>
          <w:rPr>
            <w:rFonts w:cs="Times New Roman"/>
            <w:i w:val="false"/>
            <w:iCs w:val="false"/>
            <w:sz w:val="20"/>
            <w:szCs w:val="20"/>
          </w:rPr>
          <w:t>,</w:t>
        </w:r>
      </w:ins>
      <w:ins w:id="2246" w:author="Unknown Author" w:date="2019-06-27T11:39:00Z">
        <w:r>
          <w:rPr>
            <w:rFonts w:cs="Times New Roman"/>
            <w:i w:val="false"/>
            <w:iCs w:val="false"/>
            <w:sz w:val="20"/>
            <w:szCs w:val="20"/>
          </w:rPr>
          <w:t xml:space="preserve"> 2012.</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ins w:id="2247" w:author="Unknown Author" w:date="2019-05-24T10:18:00Z">
        <w:r>
          <w:rPr>
            <w:rFonts w:cs="Times New Roman"/>
            <w:sz w:val="20"/>
            <w:szCs w:val="20"/>
          </w:rPr>
          <w:t xml:space="preserve">Cook, J.M., Edwards, A., Irvine-Fynn, T.D.I., Takeuchi, N. Cryoconite: Dark biological secret of the cryosphere, Progress in Physical Geography, 40: 66 </w:t>
        </w:r>
      </w:ins>
      <w:ins w:id="2248" w:author="Unknown Author" w:date="2019-05-24T10:19:00Z">
        <w:r>
          <w:rPr>
            <w:rFonts w:cs="Times New Roman"/>
            <w:sz w:val="20"/>
            <w:szCs w:val="20"/>
          </w:rPr>
          <w:t>–</w:t>
        </w:r>
      </w:ins>
      <w:ins w:id="2249" w:author="Unknown Author" w:date="2019-05-24T10:18:00Z">
        <w:r>
          <w:rPr>
            <w:rFonts w:cs="Times New Roman"/>
            <w:sz w:val="20"/>
            <w:szCs w:val="20"/>
          </w:rPr>
          <w:t xml:space="preserve"> 111, </w:t>
        </w:r>
      </w:ins>
      <w:ins w:id="2250" w:author="Unknown Author" w:date="2019-05-24T10:18:00Z">
        <w:r>
          <w:rPr>
            <w:rStyle w:val="InternetLink"/>
            <w:rFonts w:cs="Times New Roman"/>
            <w:color w:val="000000"/>
            <w:sz w:val="20"/>
            <w:szCs w:val="20"/>
            <w:u w:val="none"/>
          </w:rPr>
          <w:t>https://doi.org/10.1177/0309133315616574,</w:t>
        </w:r>
      </w:ins>
      <w:ins w:id="2251" w:author="Unknown Author" w:date="2019-05-24T10:18:00Z">
        <w:r>
          <w:rPr>
            <w:rFonts w:cs="Times New Roman"/>
            <w:sz w:val="20"/>
            <w:szCs w:val="20"/>
          </w:rPr>
          <w:t xml:space="preserve"> 2015a.</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ascii="Times New Roman" w:hAnsi="Times New Roman" w:cs="Times New Roman"/>
          <w:sz w:val="20"/>
          <w:szCs w:val="20"/>
          <w:lang w:val="en-GB"/>
        </w:rPr>
      </w:pPr>
      <w:ins w:id="2252" w:author="Unknown Author" w:date="2019-06-03T13:31:00Z">
        <w:r>
          <w:rPr>
            <w:rFonts w:cs="Times New Roman"/>
            <w:sz w:val="20"/>
            <w:szCs w:val="20"/>
            <w:lang w:val="en-GB"/>
          </w:rPr>
          <w:t xml:space="preserve">Cook, J.M., Edwards, A., Hubbard, A.: Biocryomorphology: Integrating Microbial Processes with Ice Surface Hydrology, Topography, and Roughness, </w:t>
        </w:r>
      </w:ins>
      <w:ins w:id="2253" w:author="Unknown Author" w:date="2019-06-03T13:31:00Z">
        <w:r>
          <w:rPr>
            <w:rFonts w:cs="Times New Roman"/>
            <w:i w:val="false"/>
            <w:iCs w:val="false"/>
            <w:sz w:val="20"/>
            <w:szCs w:val="20"/>
            <w:lang w:val="en-GB"/>
          </w:rPr>
          <w:t>Frontiers in Earth Science,</w:t>
        </w:r>
      </w:ins>
      <w:ins w:id="2254" w:author="Unknown Author" w:date="2019-06-03T13:31:00Z">
        <w:r>
          <w:rPr>
            <w:rFonts w:cs="Times New Roman"/>
            <w:sz w:val="20"/>
            <w:szCs w:val="20"/>
            <w:lang w:val="en-GB"/>
          </w:rPr>
          <w:t xml:space="preserve"> 3 (78), doi: 10.3389/feart.2015.00078</w:t>
        </w:r>
      </w:ins>
      <w:ins w:id="2255" w:author="Unknown Author" w:date="2019-06-03T13:32:00Z">
        <w:r>
          <w:rPr>
            <w:rFonts w:cs="Times New Roman"/>
            <w:sz w:val="20"/>
            <w:szCs w:val="20"/>
            <w:lang w:val="en-GB"/>
          </w:rPr>
          <w:t>. 2015b.</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lang w:val="en-GB"/>
          <w:rPrChange w:id="0" w:author="Unknown Author" w:date="2019-06-18T15:32:00Z"/>
        </w:rPr>
        <w:t>Cook, J. M., Hodson, A. J., Taggart, A. J., Mernild, S. H., and Tranter, M</w:t>
      </w:r>
      <w:del w:id="2257" w:author="Unknown Author" w:date="2019-05-24T10:18:00Z">
        <w:r>
          <w:rPr>
            <w:rFonts w:cs="Times New Roman"/>
            <w:sz w:val="20"/>
            <w:szCs w:val="20"/>
            <w:lang w:val="en-GB"/>
          </w:rPr>
          <w:delText>. (2017a)</w:delText>
        </w:r>
      </w:del>
      <w:r>
        <w:rPr>
          <w:rFonts w:cs="Times New Roman"/>
          <w:sz w:val="20"/>
          <w:szCs w:val="20"/>
          <w:lang w:val="en-GB"/>
          <w:rPrChange w:id="0" w:author="Unknown Author" w:date="2019-06-18T15:32:00Z"/>
        </w:rPr>
        <w:t>.</w:t>
      </w:r>
      <w:ins w:id="2259" w:author="Unknown Author" w:date="2019-06-27T11:39:00Z">
        <w:r>
          <w:rPr>
            <w:rFonts w:cs="Times New Roman"/>
            <w:sz w:val="20"/>
            <w:szCs w:val="20"/>
            <w:lang w:val="en-GB"/>
          </w:rPr>
          <w:t>:</w:t>
        </w:r>
      </w:ins>
      <w:r>
        <w:rPr>
          <w:rFonts w:cs="Times New Roman"/>
          <w:sz w:val="20"/>
          <w:szCs w:val="20"/>
          <w:lang w:val="en-GB"/>
          <w:rPrChange w:id="0" w:author="Unknown Author" w:date="2019-06-18T15:32:00Z"/>
        </w:rPr>
        <w:t xml:space="preserve"> A predictive model for the spectral “bioalbedo” of snow, J. Geophys. Res.-Earth Surf., 122, 434–454, </w:t>
      </w:r>
      <w:r>
        <w:rPr>
          <w:rStyle w:val="InternetLink"/>
          <w:rFonts w:cs="Times New Roman"/>
          <w:b w:val="false"/>
          <w:bCs w:val="false"/>
          <w:color w:val="000000"/>
          <w:sz w:val="20"/>
          <w:szCs w:val="20"/>
          <w:u w:val="none"/>
          <w:lang w:val="en-GB"/>
          <w:rPrChange w:id="0" w:author="Unknown Author" w:date="2019-06-18T15:32:00Z"/>
        </w:rPr>
        <w:t>https://doi.org/10.1002/2016JF003932</w:t>
      </w:r>
      <w:del w:id="2262" w:author="Unknown Author" w:date="2019-06-27T11:44:00Z">
        <w:r>
          <w:rPr>
            <w:rStyle w:val="InternetLink"/>
            <w:rFonts w:cs="Times New Roman"/>
            <w:b w:val="false"/>
            <w:bCs w:val="false"/>
            <w:color w:val="000000"/>
            <w:sz w:val="20"/>
            <w:szCs w:val="20"/>
            <w:u w:val="none"/>
            <w:lang w:val="en-GB"/>
          </w:rPr>
          <w:delText>.</w:delText>
        </w:r>
      </w:del>
      <w:ins w:id="2263" w:author="Unknown Author" w:date="2019-06-27T11:44:00Z">
        <w:r>
          <w:rPr>
            <w:rStyle w:val="InternetLink"/>
            <w:rFonts w:cs="Times New Roman"/>
            <w:b w:val="false"/>
            <w:bCs w:val="false"/>
            <w:color w:val="000000"/>
            <w:sz w:val="20"/>
            <w:szCs w:val="20"/>
            <w:u w:val="none"/>
            <w:lang w:val="en-GB"/>
          </w:rPr>
          <w:t>,</w:t>
        </w:r>
      </w:ins>
      <w:ins w:id="2264" w:author="Unknown Author" w:date="2019-05-24T10:18:00Z">
        <w:r>
          <w:rPr>
            <w:rFonts w:cs="Times New Roman"/>
            <w:color w:val="000000"/>
            <w:sz w:val="20"/>
            <w:szCs w:val="20"/>
            <w:lang w:val="en-GB"/>
          </w:rPr>
          <w:t xml:space="preserve"> 2017a</w:t>
        </w:r>
      </w:ins>
      <w:ins w:id="2265" w:author="Unknown Author" w:date="2019-06-27T11:39:00Z">
        <w:r>
          <w:rPr>
            <w:rFonts w:cs="Times New Roman"/>
            <w:color w:val="000000"/>
            <w:sz w:val="20"/>
            <w:szCs w:val="20"/>
            <w:lang w:val="en-GB"/>
          </w:rPr>
          <w:t>.</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bookmarkStart w:id="9" w:name="__DdeLink__13177_1091268966"/>
      <w:r>
        <w:rPr>
          <w:rFonts w:cs="Times New Roman"/>
          <w:sz w:val="20"/>
          <w:szCs w:val="20"/>
          <w:lang w:val="en-GB"/>
          <w:rPrChange w:id="0" w:author="Unknown Author" w:date="2019-06-18T15:32:00Z"/>
        </w:rPr>
        <w:t xml:space="preserve">Cook JM, Hodson AJ, Gardner AS, Flanner M, Tedstone AJ, Williamson C, Irvine-Fynn TD, Nilsson J, Bryant R, Tranter M. </w:t>
      </w:r>
      <w:del w:id="2267" w:author="Unknown Author" w:date="2019-05-24T10:18:00Z">
        <w:r>
          <w:rPr>
            <w:rFonts w:cs="Times New Roman"/>
            <w:sz w:val="20"/>
            <w:szCs w:val="20"/>
            <w:lang w:val="en-GB"/>
          </w:rPr>
          <w:delText>2017.</w:delText>
        </w:r>
      </w:del>
      <w:r>
        <w:rPr>
          <w:rFonts w:cs="Times New Roman"/>
          <w:sz w:val="20"/>
          <w:szCs w:val="20"/>
          <w:lang w:val="en-GB"/>
          <w:rPrChange w:id="0" w:author="Unknown Author" w:date="2019-06-18T15:32:00Z"/>
        </w:rPr>
        <w:t xml:space="preserve"> Quantifying bioalbedo: A new physically-based model and critique of empirical methods for characterizing biological influence on ice and snow albedo. The Cryosphere</w:t>
      </w:r>
      <w:del w:id="2269" w:author="Unknown Author" w:date="2019-06-12T14:46:00Z">
        <w:r>
          <w:rPr>
            <w:rFonts w:cs="Times New Roman"/>
            <w:sz w:val="20"/>
            <w:szCs w:val="20"/>
            <w:lang w:val="en-GB"/>
          </w:rPr>
          <w:delText xml:space="preserve"> Discussions </w:delText>
        </w:r>
      </w:del>
      <w:r>
        <w:rPr>
          <w:rFonts w:cs="Times New Roman"/>
          <w:sz w:val="20"/>
          <w:szCs w:val="20"/>
          <w:lang w:val="en-GB"/>
          <w:rPrChange w:id="0" w:author="Unknown Author" w:date="2019-06-18T15:32:00Z"/>
        </w:rPr>
        <w:t>: 1–29. DOI: 10.5194/tc-2017-73</w:t>
      </w:r>
      <w:ins w:id="2271" w:author="Unknown Author" w:date="2019-06-27T11:43:00Z">
        <w:r>
          <w:rPr>
            <w:rFonts w:cs="Times New Roman"/>
            <w:sz w:val="20"/>
            <w:szCs w:val="20"/>
            <w:lang w:val="en-GB"/>
          </w:rPr>
          <w:t>,</w:t>
        </w:r>
      </w:ins>
      <w:ins w:id="2272" w:author="Unknown Author" w:date="2019-05-24T10:18:00Z">
        <w:r>
          <w:rPr>
            <w:rFonts w:cs="Times New Roman"/>
            <w:sz w:val="20"/>
            <w:szCs w:val="20"/>
            <w:lang w:val="en-GB"/>
          </w:rPr>
          <w:t xml:space="preserve"> 2017</w:t>
        </w:r>
      </w:ins>
      <w:ins w:id="2273" w:author="Unknown Author" w:date="2019-06-12T14:48:00Z">
        <w:bookmarkEnd w:id="9"/>
        <w:r>
          <w:rPr>
            <w:rFonts w:cs="Times New Roman"/>
            <w:sz w:val="20"/>
            <w:szCs w:val="20"/>
            <w:lang w:val="en-GB"/>
          </w:rPr>
          <w:t>b</w:t>
        </w:r>
      </w:ins>
    </w:p>
    <w:p>
      <w:pPr>
        <w:pStyle w:val="Normal"/>
        <w:spacing w:lineRule="auto" w:line="360"/>
        <w:rPr>
          <w:rFonts w:ascii="Times New Roman" w:hAnsi="Times New Roman" w:cs="Times New Roman"/>
          <w:sz w:val="20"/>
          <w:szCs w:val="20"/>
          <w:lang w:val="en-GB"/>
        </w:rPr>
      </w:pPr>
      <w:r>
        <w:rPr>
          <w:rFonts w:cs="Times New Roman"/>
          <w:sz w:val="20"/>
          <w:szCs w:val="20"/>
          <w:lang w:val="en-GB"/>
        </w:rPr>
      </w:r>
    </w:p>
    <w:p>
      <w:pPr>
        <w:pStyle w:val="Normal"/>
        <w:spacing w:lineRule="auto" w:line="360"/>
        <w:rPr/>
      </w:pPr>
      <w:ins w:id="2274" w:author="Unknown Author" w:date="2019-06-12T14:41:00Z">
        <w:r>
          <w:rPr>
            <w:rFonts w:cs="Times New Roman"/>
            <w:sz w:val="20"/>
            <w:szCs w:val="20"/>
            <w:lang w:val="en-GB"/>
          </w:rPr>
          <w:t>Dauchet, J., Blanco S., Cornet, J-F., Fournier, R: Calculation of radiative properties of photnthetic microorganisms. Journal of Quantitative Spectroscopy and Radiative Transfer, 161: 60-84</w:t>
        </w:r>
      </w:ins>
      <w:ins w:id="2275" w:author="Unknown Author" w:date="2019-06-27T11:43:00Z">
        <w:r>
          <w:rPr>
            <w:rFonts w:cs="Times New Roman"/>
            <w:sz w:val="20"/>
            <w:szCs w:val="20"/>
            <w:lang w:val="en-GB"/>
          </w:rPr>
          <w:t>,</w:t>
        </w:r>
      </w:ins>
      <w:ins w:id="2276" w:author="Unknown Author" w:date="2019-06-27T11:39:00Z">
        <w:r>
          <w:rPr>
            <w:rFonts w:cs="Times New Roman"/>
            <w:sz w:val="20"/>
            <w:szCs w:val="20"/>
            <w:lang w:val="en-GB"/>
          </w:rPr>
          <w:t xml:space="preserve"> 2015.</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lang w:val="en-GB"/>
          <w:rPrChange w:id="0" w:author="Unknown Author" w:date="2019-06-18T15:32:00Z"/>
        </w:rPr>
        <w:t>Dee, D.P., Uppala, S.M., Simmons, A.J., Berrisford, P., Poli, P., Kobayashi, S., Andrae, U., Balmaseda, M.A., Balsamo, G., Bauer, P., Bechtold, P., Beljaars, A.C.M., van de Berg, L., Bidlot, J., Bormann, N., Delsol, C., Dragani, R., Fuentes, M., Geer, A.J., Haimberger, L., Healy, S.B., Hersbach, H., Holm, E.V., Isaksen, L., Kallberg, P., Kohler, M., Matricardi, M., McNally, A.P., Monge-Sanz, B.M., Morcrette, J-J., Park, B-K., Peubey, C., de Rosnay, P., Tavolato, C., Thepaut, J-N., Vitart, F.</w:t>
      </w:r>
      <w:del w:id="2278" w:author="Unknown Author" w:date="2019-06-27T11:40:00Z">
        <w:r>
          <w:rPr>
            <w:rFonts w:cs="Times New Roman"/>
            <w:sz w:val="20"/>
            <w:szCs w:val="20"/>
            <w:lang w:val="en-GB"/>
          </w:rPr>
          <w:delText xml:space="preserve"> (2011)</w:delText>
        </w:r>
      </w:del>
      <w:ins w:id="2279" w:author="Unknown Author" w:date="2019-06-27T11:40:00Z">
        <w:r>
          <w:rPr>
            <w:rFonts w:cs="Times New Roman"/>
            <w:sz w:val="20"/>
            <w:szCs w:val="20"/>
            <w:lang w:val="en-GB"/>
          </w:rPr>
          <w:t>:</w:t>
        </w:r>
      </w:ins>
      <w:r>
        <w:rPr>
          <w:rFonts w:cs="Times New Roman"/>
          <w:sz w:val="20"/>
          <w:szCs w:val="20"/>
          <w:lang w:val="en-GB"/>
          <w:rPrChange w:id="0" w:author="Unknown Author" w:date="2019-06-18T15:32:00Z"/>
        </w:rPr>
        <w:t xml:space="preserve"> The ERA-Interim reanalysis: configuration and performance of the data assimilation system. Quarterly Journal of the Royal Meteorological Society, 137 (656): 553-597, doi: 10.1002/qj.828</w:t>
      </w:r>
      <w:ins w:id="2281" w:author="Unknown Author" w:date="2019-06-27T11:43:00Z">
        <w:r>
          <w:rPr>
            <w:rFonts w:cs="Times New Roman"/>
            <w:sz w:val="20"/>
            <w:szCs w:val="20"/>
            <w:lang w:val="en-GB"/>
          </w:rPr>
          <w:t>,</w:t>
        </w:r>
      </w:ins>
      <w:ins w:id="2282" w:author="Unknown Author" w:date="2019-06-27T11:40:00Z">
        <w:r>
          <w:rPr>
            <w:rFonts w:cs="Times New Roman"/>
            <w:sz w:val="20"/>
            <w:szCs w:val="20"/>
            <w:lang w:val="en-GB"/>
          </w:rPr>
          <w:t xml:space="preserve"> 2011.</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color w:val="000000"/>
          <w:sz w:val="20"/>
          <w:szCs w:val="20"/>
          <w:lang w:val="en-GB"/>
          <w:rPrChange w:id="0" w:author="Unknown Author" w:date="2019-06-18T15:32:00Z"/>
        </w:rPr>
        <w:t>Dial, R., Ganey, G., Skiles, S.M.</w:t>
      </w:r>
      <w:del w:id="2284" w:author="Unknown Author" w:date="2019-06-27T11:40:00Z">
        <w:r>
          <w:rPr>
            <w:rFonts w:cs="Times New Roman"/>
            <w:color w:val="000000"/>
            <w:sz w:val="20"/>
            <w:szCs w:val="20"/>
            <w:lang w:val="en-GB"/>
          </w:rPr>
          <w:delText xml:space="preserve"> (2018)</w:delText>
        </w:r>
      </w:del>
      <w:ins w:id="2285" w:author="Unknown Author" w:date="2019-06-27T11:40:00Z">
        <w:r>
          <w:rPr>
            <w:rFonts w:cs="Times New Roman"/>
            <w:color w:val="000000"/>
            <w:sz w:val="20"/>
            <w:szCs w:val="20"/>
            <w:lang w:val="en-GB"/>
          </w:rPr>
          <w:t>:</w:t>
        </w:r>
      </w:ins>
      <w:r>
        <w:rPr>
          <w:rFonts w:cs="Times New Roman"/>
          <w:color w:val="000000"/>
          <w:sz w:val="20"/>
          <w:szCs w:val="20"/>
          <w:lang w:val="en-GB"/>
          <w:rPrChange w:id="0" w:author="Unknown Author" w:date="2019-06-18T15:32:00Z"/>
        </w:rPr>
        <w:t xml:space="preserve"> What colour should glacier algae be? An ecological role for red carbon in the cryosphere. FEMS Microbiology Ecology, 94 (3): fiy2007, doi: 10.1093/femsec/fiy007</w:t>
      </w:r>
      <w:ins w:id="2287" w:author="Unknown Author" w:date="2019-06-27T11:43:00Z">
        <w:r>
          <w:rPr>
            <w:rFonts w:cs="Times New Roman"/>
            <w:color w:val="000000"/>
            <w:sz w:val="20"/>
            <w:szCs w:val="20"/>
            <w:lang w:val="en-GB"/>
          </w:rPr>
          <w:t>,</w:t>
        </w:r>
      </w:ins>
      <w:ins w:id="2288" w:author="Unknown Author" w:date="2019-06-27T11:40:00Z">
        <w:r>
          <w:rPr>
            <w:rFonts w:cs="Times New Roman"/>
            <w:color w:val="000000"/>
            <w:sz w:val="20"/>
            <w:szCs w:val="20"/>
            <w:lang w:val="en-GB"/>
          </w:rPr>
          <w:t xml:space="preserve"> 2018.</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Enderlin, E. M., Howat, I. M., Jeong, S., Noh, M.-J., van Angelen, J. H., van den Broeke, M. R.</w:t>
      </w:r>
      <w:del w:id="2290" w:author="Unknown Author" w:date="2019-06-27T11:40:00Z">
        <w:r>
          <w:rPr>
            <w:rFonts w:cs="Times New Roman"/>
            <w:sz w:val="20"/>
            <w:szCs w:val="20"/>
          </w:rPr>
          <w:delText xml:space="preserve"> (2014)</w:delText>
        </w:r>
      </w:del>
      <w:ins w:id="2291" w:author="Unknown Author" w:date="2019-06-27T11:40:00Z">
        <w:r>
          <w:rPr>
            <w:rFonts w:cs="Times New Roman"/>
            <w:sz w:val="20"/>
            <w:szCs w:val="20"/>
          </w:rPr>
          <w:t>:</w:t>
        </w:r>
      </w:ins>
      <w:r>
        <w:rPr>
          <w:rFonts w:cs="Times New Roman"/>
          <w:sz w:val="20"/>
          <w:szCs w:val="20"/>
          <w:rPrChange w:id="0" w:author="Unknown Author" w:date="2019-06-18T15:32:00Z"/>
        </w:rPr>
        <w:t xml:space="preserve"> An improved mass budget for the Greenland ice sheet, Geophysical Research Letters, 41, 866–872, doi:10.1002/2013GL059010</w:t>
      </w:r>
      <w:ins w:id="2293" w:author="Unknown Author" w:date="2019-06-27T11:43:00Z">
        <w:r>
          <w:rPr>
            <w:rFonts w:cs="Times New Roman"/>
            <w:sz w:val="20"/>
            <w:szCs w:val="20"/>
          </w:rPr>
          <w:t>,</w:t>
        </w:r>
      </w:ins>
      <w:ins w:id="2294" w:author="Unknown Author" w:date="2019-06-27T11:40:00Z">
        <w:r>
          <w:rPr>
            <w:rFonts w:cs="Times New Roman"/>
            <w:sz w:val="20"/>
            <w:szCs w:val="20"/>
          </w:rPr>
          <w:t xml:space="preserve"> 2014.</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lang w:val="en-GB"/>
          <w:rPrChange w:id="0" w:author="Unknown Author" w:date="2019-06-18T15:32:00Z"/>
        </w:rPr>
        <w:t>Fettweis, X., Box, J. E., Agosta, C., Amory, C., Kittel, C.,</w:t>
      </w:r>
      <w:del w:id="2296" w:author="Unknown Author" w:date="2019-06-27T11:40:00Z">
        <w:r>
          <w:rPr>
            <w:rFonts w:cs="Times New Roman"/>
            <w:sz w:val="20"/>
            <w:szCs w:val="20"/>
            <w:lang w:val="en-GB"/>
          </w:rPr>
          <w:delText xml:space="preserve"> and</w:delText>
        </w:r>
      </w:del>
      <w:r>
        <w:rPr>
          <w:rFonts w:cs="Times New Roman"/>
          <w:sz w:val="20"/>
          <w:szCs w:val="20"/>
          <w:lang w:val="en-GB"/>
          <w:rPrChange w:id="0" w:author="Unknown Author" w:date="2019-06-18T15:32:00Z"/>
        </w:rPr>
        <w:t xml:space="preserve"> Gallée, H</w:t>
      </w:r>
      <w:del w:id="2298" w:author="Unknown Author" w:date="2019-06-27T11:40:00Z">
        <w:r>
          <w:rPr>
            <w:rFonts w:cs="Times New Roman"/>
            <w:sz w:val="20"/>
            <w:szCs w:val="20"/>
            <w:lang w:val="en-GB"/>
          </w:rPr>
          <w:delText xml:space="preserve"> (2016)</w:delText>
        </w:r>
      </w:del>
      <w:ins w:id="2299" w:author="Unknown Author" w:date="2019-06-27T11:40:00Z">
        <w:r>
          <w:rPr>
            <w:rFonts w:cs="Times New Roman"/>
            <w:sz w:val="20"/>
            <w:szCs w:val="20"/>
            <w:lang w:val="en-GB"/>
          </w:rPr>
          <w:t>:</w:t>
        </w:r>
      </w:ins>
      <w:r>
        <w:rPr>
          <w:rFonts w:cs="Times New Roman"/>
          <w:sz w:val="20"/>
          <w:szCs w:val="20"/>
          <w:lang w:val="en-GB"/>
          <w:rPrChange w:id="0" w:author="Unknown Author" w:date="2019-06-18T15:32:00Z"/>
        </w:rPr>
        <w:t xml:space="preserve"> Reconstructions of the 1900–2015 Greenland ice sheet surface mass balance using the regional climate MAR model, The Cryosphere</w:t>
      </w:r>
      <w:del w:id="2301" w:author="Unknown Author" w:date="2019-06-12T14:47:00Z">
        <w:r>
          <w:rPr>
            <w:rFonts w:cs="Times New Roman"/>
            <w:sz w:val="20"/>
            <w:szCs w:val="20"/>
            <w:lang w:val="en-GB"/>
          </w:rPr>
          <w:delText xml:space="preserve"> Discussions</w:delText>
        </w:r>
      </w:del>
      <w:r>
        <w:rPr>
          <w:rFonts w:cs="Times New Roman"/>
          <w:sz w:val="20"/>
          <w:szCs w:val="20"/>
          <w:lang w:val="en-GB"/>
          <w:rPrChange w:id="0" w:author="Unknown Author" w:date="2019-06-18T15:32:00Z"/>
        </w:rPr>
        <w:t>, 2016, 1–32, doi:10.5194/tc-2016-268</w:t>
      </w:r>
      <w:ins w:id="2303" w:author="Unknown Author" w:date="2019-06-27T11:43:00Z">
        <w:r>
          <w:rPr>
            <w:rFonts w:cs="Times New Roman"/>
            <w:sz w:val="20"/>
            <w:szCs w:val="20"/>
            <w:lang w:val="en-GB"/>
          </w:rPr>
          <w:t>,</w:t>
        </w:r>
      </w:ins>
      <w:ins w:id="2304" w:author="Unknown Author" w:date="2019-06-27T11:40:00Z">
        <w:r>
          <w:rPr>
            <w:rFonts w:cs="Times New Roman"/>
            <w:sz w:val="20"/>
            <w:szCs w:val="20"/>
            <w:lang w:val="en-GB"/>
          </w:rPr>
          <w:t xml:space="preserve"> 2016.</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Flanner, M. G., Zender, C. S., Randerson, J. T., and Rasch, P. J.</w:t>
      </w:r>
      <w:del w:id="2306" w:author="Unknown Author" w:date="2019-06-27T11:40:00Z">
        <w:r>
          <w:rPr>
            <w:rFonts w:cs="Times New Roman"/>
            <w:sz w:val="20"/>
            <w:szCs w:val="20"/>
          </w:rPr>
          <w:delText xml:space="preserve"> (2007).</w:delText>
        </w:r>
      </w:del>
      <w:ins w:id="2307" w:author="Unknown Author" w:date="2019-06-27T11:40:00Z">
        <w:r>
          <w:rPr>
            <w:rFonts w:cs="Times New Roman"/>
            <w:sz w:val="20"/>
            <w:szCs w:val="20"/>
          </w:rPr>
          <w:t>:</w:t>
        </w:r>
      </w:ins>
      <w:r>
        <w:rPr>
          <w:rFonts w:cs="Times New Roman"/>
          <w:sz w:val="20"/>
          <w:szCs w:val="20"/>
          <w:rPrChange w:id="0" w:author="Unknown Author" w:date="2019-06-18T15:32:00Z"/>
        </w:rPr>
        <w:t xml:space="preserve"> Present-day climate forcing and response from black carbon in snow, J. Geophys. Res., 112, D11202, </w:t>
      </w:r>
      <w:r>
        <w:rPr>
          <w:rStyle w:val="InternetLink"/>
          <w:rFonts w:cs="Times New Roman"/>
          <w:color w:val="000000"/>
          <w:sz w:val="20"/>
          <w:szCs w:val="20"/>
          <w:u w:val="none"/>
          <w:rPrChange w:id="0" w:author="Unknown Author" w:date="2019-06-27T11:41:00Z"/>
        </w:rPr>
        <w:t>https://doi.org/10.1029/2006JD008003</w:t>
      </w:r>
      <w:ins w:id="2310" w:author="Unknown Author" w:date="2019-06-27T11:43:00Z">
        <w:r>
          <w:rPr>
            <w:rStyle w:val="InternetLink"/>
            <w:rFonts w:cs="Times New Roman"/>
            <w:color w:val="000000"/>
            <w:sz w:val="20"/>
            <w:szCs w:val="20"/>
            <w:u w:val="none"/>
          </w:rPr>
          <w:t>,</w:t>
        </w:r>
      </w:ins>
      <w:ins w:id="2311" w:author="Unknown Author" w:date="2019-06-27T11:40:00Z">
        <w:r>
          <w:rPr>
            <w:rStyle w:val="InternetLink"/>
            <w:rFonts w:cs="Times New Roman"/>
            <w:color w:val="000000"/>
            <w:sz w:val="20"/>
            <w:szCs w:val="20"/>
            <w:u w:val="none"/>
          </w:rPr>
          <w:t xml:space="preserve"> 200</w:t>
        </w:r>
      </w:ins>
      <w:ins w:id="2312" w:author="Unknown Author" w:date="2019-06-27T11:41:00Z">
        <w:r>
          <w:rPr>
            <w:rStyle w:val="InternetLink"/>
            <w:rFonts w:cs="Times New Roman"/>
            <w:color w:val="000000"/>
            <w:sz w:val="20"/>
            <w:szCs w:val="20"/>
            <w:u w:val="none"/>
          </w:rPr>
          <w:t>7.</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color w:val="000000"/>
          <w:sz w:val="20"/>
          <w:szCs w:val="20"/>
          <w:lang w:val="en-GB"/>
          <w:rPrChange w:id="0" w:author="Unknown Author" w:date="2019-06-18T15:32:00Z"/>
        </w:rPr>
        <w:t>Ganey, G.Q., Loso, M.G., Burgess, A.B., Dial, R.J.</w:t>
      </w:r>
      <w:del w:id="2314" w:author="Unknown Author" w:date="2019-06-27T11:41:00Z">
        <w:r>
          <w:rPr>
            <w:rFonts w:cs="Times New Roman"/>
            <w:color w:val="000000"/>
            <w:sz w:val="20"/>
            <w:szCs w:val="20"/>
            <w:lang w:val="en-GB"/>
          </w:rPr>
          <w:delText xml:space="preserve"> (2017).</w:delText>
        </w:r>
      </w:del>
      <w:ins w:id="2315" w:author="Unknown Author" w:date="2019-06-27T11:41:00Z">
        <w:r>
          <w:rPr>
            <w:rFonts w:cs="Times New Roman"/>
            <w:color w:val="000000"/>
            <w:sz w:val="20"/>
            <w:szCs w:val="20"/>
            <w:lang w:val="en-GB"/>
          </w:rPr>
          <w:t>:</w:t>
        </w:r>
      </w:ins>
      <w:r>
        <w:rPr>
          <w:rFonts w:cs="Times New Roman"/>
          <w:color w:val="000000"/>
          <w:sz w:val="20"/>
          <w:szCs w:val="20"/>
          <w:lang w:val="en-GB"/>
          <w:rPrChange w:id="0" w:author="Unknown Author" w:date="2019-06-18T15:32:00Z"/>
        </w:rPr>
        <w:t xml:space="preserve"> The role of microbes in snowmelt and radiative forcing on an Alaskan icefield. Nature Geoscience, 10, 754–759. </w:t>
      </w:r>
      <w:r>
        <w:rPr>
          <w:rStyle w:val="InternetLink"/>
          <w:rFonts w:cs="Times New Roman"/>
          <w:color w:val="000000"/>
          <w:sz w:val="20"/>
          <w:szCs w:val="20"/>
          <w:u w:val="none"/>
          <w:lang w:val="en-GB"/>
          <w:rPrChange w:id="0" w:author="Unknown Author" w:date="2019-06-27T11:41:00Z"/>
        </w:rPr>
        <w:t>https://doi.org/10.1038/ngeo3027</w:t>
      </w:r>
      <w:del w:id="2318" w:author="Unknown Author" w:date="2019-06-27T11:43:00Z">
        <w:r>
          <w:rPr>
            <w:rStyle w:val="InternetLink"/>
            <w:rFonts w:cs="Times New Roman"/>
            <w:color w:val="000000"/>
            <w:sz w:val="20"/>
            <w:szCs w:val="20"/>
            <w:u w:val="none"/>
            <w:lang w:val="en-GB"/>
          </w:rPr>
          <w:delText>.</w:delText>
        </w:r>
      </w:del>
      <w:ins w:id="2319" w:author="Unknown Author" w:date="2019-06-27T11:43:00Z">
        <w:r>
          <w:rPr>
            <w:rStyle w:val="InternetLink"/>
            <w:rFonts w:cs="Times New Roman"/>
            <w:color w:val="000000"/>
            <w:sz w:val="20"/>
            <w:szCs w:val="20"/>
            <w:u w:val="none"/>
            <w:lang w:val="en-GB"/>
          </w:rPr>
          <w:t>,</w:t>
        </w:r>
      </w:ins>
      <w:ins w:id="2320" w:author="Unknown Author" w:date="2019-06-27T11:41:00Z">
        <w:r>
          <w:rPr>
            <w:rFonts w:cs="Times New Roman"/>
            <w:color w:val="000000"/>
            <w:sz w:val="20"/>
            <w:szCs w:val="20"/>
            <w:lang w:val="en-GB"/>
          </w:rPr>
          <w:t xml:space="preserve"> 2017.</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color w:val="000000"/>
          <w:sz w:val="20"/>
          <w:szCs w:val="20"/>
          <w:lang w:val="en-GB"/>
          <w:rPrChange w:id="0" w:author="Unknown Author" w:date="2019-06-18T15:32:00Z"/>
        </w:rPr>
        <w:t>Green, R. O., Dozier, J., Roberts, D., and Painter, T. H.</w:t>
      </w:r>
      <w:del w:id="2322" w:author="Unknown Author" w:date="2019-06-27T11:43:00Z">
        <w:r>
          <w:rPr>
            <w:rFonts w:cs="Times New Roman"/>
            <w:color w:val="000000"/>
            <w:sz w:val="20"/>
            <w:szCs w:val="20"/>
            <w:lang w:val="en-GB"/>
          </w:rPr>
          <w:delText xml:space="preserve"> (2002).</w:delText>
        </w:r>
      </w:del>
      <w:ins w:id="2323" w:author="Unknown Author" w:date="2019-06-27T11:43:00Z">
        <w:r>
          <w:rPr>
            <w:rFonts w:cs="Times New Roman"/>
            <w:color w:val="000000"/>
            <w:sz w:val="20"/>
            <w:szCs w:val="20"/>
            <w:lang w:val="en-GB"/>
          </w:rPr>
          <w:t>:</w:t>
        </w:r>
      </w:ins>
      <w:r>
        <w:rPr>
          <w:rFonts w:cs="Times New Roman"/>
          <w:color w:val="000000"/>
          <w:sz w:val="20"/>
          <w:szCs w:val="20"/>
          <w:lang w:val="en-GB"/>
          <w:rPrChange w:id="0" w:author="Unknown Author" w:date="2019-06-18T15:32:00Z"/>
        </w:rPr>
        <w:t xml:space="preserve"> Spectral snow-reflectance models for grain size and liquid water fraction in melting snow for the solar reflected spectrum, An. Glaciol., 34, 71–73</w:t>
      </w:r>
      <w:del w:id="2325" w:author="Unknown Author" w:date="2019-06-27T11:43:00Z">
        <w:r>
          <w:rPr>
            <w:rFonts w:cs="Times New Roman"/>
            <w:color w:val="000000"/>
            <w:sz w:val="20"/>
            <w:szCs w:val="20"/>
            <w:lang w:val="en-GB"/>
          </w:rPr>
          <w:delText>.</w:delText>
        </w:r>
      </w:del>
      <w:ins w:id="2326" w:author="Unknown Author" w:date="2019-06-27T11:43:00Z">
        <w:r>
          <w:rPr>
            <w:rFonts w:cs="Times New Roman"/>
            <w:color w:val="000000"/>
            <w:sz w:val="20"/>
            <w:szCs w:val="20"/>
            <w:lang w:val="en-GB"/>
          </w:rPr>
          <w:t>, 2002.</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color w:val="000000"/>
          <w:sz w:val="20"/>
          <w:szCs w:val="20"/>
          <w:lang w:val="en-GB"/>
          <w:rPrChange w:id="0" w:author="Unknown Author" w:date="2019-06-18T15:32:00Z"/>
        </w:rPr>
        <w:t>Haardt, H. and Maske, H.</w:t>
      </w:r>
      <w:del w:id="2328" w:author="Unknown Author" w:date="2019-06-27T11:41:00Z">
        <w:r>
          <w:rPr>
            <w:rFonts w:cs="Times New Roman"/>
            <w:color w:val="000000"/>
            <w:sz w:val="20"/>
            <w:szCs w:val="20"/>
            <w:lang w:val="en-GB"/>
          </w:rPr>
          <w:delText xml:space="preserve"> (1987).</w:delText>
        </w:r>
      </w:del>
      <w:ins w:id="2329" w:author="Unknown Author" w:date="2019-06-27T11:41:00Z">
        <w:r>
          <w:rPr>
            <w:rFonts w:cs="Times New Roman"/>
            <w:color w:val="000000"/>
            <w:sz w:val="20"/>
            <w:szCs w:val="20"/>
            <w:lang w:val="en-GB"/>
          </w:rPr>
          <w:t>:</w:t>
        </w:r>
      </w:ins>
      <w:r>
        <w:rPr>
          <w:rFonts w:cs="Times New Roman"/>
          <w:color w:val="000000"/>
          <w:sz w:val="20"/>
          <w:szCs w:val="20"/>
          <w:lang w:val="en-GB"/>
          <w:rPrChange w:id="0" w:author="Unknown Author" w:date="2019-06-18T15:32:00Z"/>
        </w:rPr>
        <w:t xml:space="preserve"> Specific in vivo absorption coefficient of chlorophyll a at 675 nm, Limnol. Oceanogr., 32, 608–619</w:t>
      </w:r>
      <w:del w:id="2331" w:author="Unknown Author" w:date="2019-06-27T11:43:00Z">
        <w:r>
          <w:rPr>
            <w:rFonts w:cs="Times New Roman"/>
            <w:color w:val="000000"/>
            <w:sz w:val="20"/>
            <w:szCs w:val="20"/>
            <w:lang w:val="en-GB"/>
          </w:rPr>
          <w:delText>.</w:delText>
        </w:r>
      </w:del>
      <w:ins w:id="2332" w:author="Unknown Author" w:date="2019-06-27T11:43:00Z">
        <w:r>
          <w:rPr>
            <w:rFonts w:cs="Times New Roman"/>
            <w:color w:val="000000"/>
            <w:sz w:val="20"/>
            <w:szCs w:val="20"/>
            <w:lang w:val="en-GB"/>
          </w:rPr>
          <w:t>,</w:t>
        </w:r>
      </w:ins>
      <w:ins w:id="2333" w:author="Unknown Author" w:date="2019-06-27T11:41:00Z">
        <w:r>
          <w:rPr>
            <w:rFonts w:cs="Times New Roman"/>
            <w:color w:val="000000"/>
            <w:sz w:val="20"/>
            <w:szCs w:val="20"/>
            <w:lang w:val="en-GB"/>
          </w:rPr>
          <w:t xml:space="preserve"> 1987.</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 xml:space="preserve">Hanna, E., Navarro, F.J., Pattyn, F., Domingues, C.M., Fettweiss, X., Ivins, E.R., Nicholls, R.J., Ritz, C., </w:t>
      </w:r>
      <w:ins w:id="2335" w:author="Unknown Author" w:date="2019-06-12T18:46:00Z">
        <w:r>
          <w:rPr>
            <w:rFonts w:cs="Times New Roman"/>
            <w:sz w:val="20"/>
            <w:szCs w:val="20"/>
          </w:rPr>
          <w:t>S</w:t>
        </w:r>
      </w:ins>
      <w:del w:id="2336" w:author="Unknown Author" w:date="2019-06-12T18:46:00Z">
        <w:r>
          <w:rPr>
            <w:rFonts w:cs="Times New Roman"/>
            <w:sz w:val="20"/>
            <w:szCs w:val="20"/>
          </w:rPr>
          <w:delText>s</w:delText>
        </w:r>
      </w:del>
      <w:r>
        <w:rPr>
          <w:rFonts w:cs="Times New Roman"/>
          <w:sz w:val="20"/>
          <w:szCs w:val="20"/>
          <w:rPrChange w:id="0" w:author="Unknown Author" w:date="2019-06-18T15:32:00Z"/>
        </w:rPr>
        <w:t>mith, B., Tulaczyk, S., Whitehouse, P., Zwally, J.</w:t>
      </w:r>
      <w:del w:id="2338" w:author="Unknown Author" w:date="2019-06-27T11:41:00Z">
        <w:r>
          <w:rPr>
            <w:rFonts w:cs="Times New Roman"/>
            <w:sz w:val="20"/>
            <w:szCs w:val="20"/>
          </w:rPr>
          <w:delText xml:space="preserve"> (2013)</w:delText>
        </w:r>
      </w:del>
      <w:ins w:id="2339" w:author="Unknown Author" w:date="2019-06-27T11:41:00Z">
        <w:r>
          <w:rPr>
            <w:rFonts w:cs="Times New Roman"/>
            <w:sz w:val="20"/>
            <w:szCs w:val="20"/>
          </w:rPr>
          <w:t>:</w:t>
        </w:r>
      </w:ins>
      <w:r>
        <w:rPr>
          <w:rFonts w:cs="Times New Roman"/>
          <w:sz w:val="20"/>
          <w:szCs w:val="20"/>
          <w:rPrChange w:id="0" w:author="Unknown Author" w:date="2019-06-18T15:32:00Z"/>
        </w:rPr>
        <w:t xml:space="preserve"> Ice sheet mass balance and climate change. Nature, 498 (7452): 51 – 59, doi: 10.1038/nature12238</w:t>
      </w:r>
      <w:ins w:id="2341" w:author="Unknown Author" w:date="2019-06-27T11:43:00Z">
        <w:r>
          <w:rPr>
            <w:rFonts w:cs="Times New Roman"/>
            <w:sz w:val="20"/>
            <w:szCs w:val="20"/>
          </w:rPr>
          <w:t>,</w:t>
        </w:r>
      </w:ins>
      <w:ins w:id="2342" w:author="Unknown Author" w:date="2019-06-27T11:41:00Z">
        <w:r>
          <w:rPr>
            <w:rFonts w:cs="Times New Roman"/>
            <w:sz w:val="20"/>
            <w:szCs w:val="20"/>
          </w:rPr>
          <w:t xml:space="preserve"> 2013.</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bookmarkStart w:id="10" w:name="__DdeLink__13176_1091268966"/>
      <w:bookmarkEnd w:id="10"/>
      <w:r>
        <w:rPr>
          <w:rFonts w:cs="Times New Roman"/>
          <w:color w:val="000000"/>
          <w:sz w:val="20"/>
          <w:szCs w:val="20"/>
          <w:lang w:val="en-GB"/>
          <w:rPrChange w:id="0" w:author="Unknown Author" w:date="2019-06-18T15:32:00Z"/>
        </w:rPr>
        <w:t>Hillebrand H, Dürselen C-D, Kirschtel D.</w:t>
      </w:r>
      <w:del w:id="2344" w:author="Unknown Author" w:date="2019-06-27T11:42:00Z">
        <w:r>
          <w:rPr>
            <w:rFonts w:cs="Times New Roman"/>
            <w:color w:val="000000"/>
            <w:sz w:val="20"/>
            <w:szCs w:val="20"/>
            <w:lang w:val="en-GB"/>
          </w:rPr>
          <w:delText xml:space="preserve"> et al (1999) </w:delText>
        </w:r>
      </w:del>
      <w:ins w:id="2345" w:author="Unknown Author" w:date="2019-06-27T11:42:00Z">
        <w:r>
          <w:rPr>
            <w:rFonts w:cs="Times New Roman"/>
            <w:color w:val="000000"/>
            <w:sz w:val="20"/>
            <w:szCs w:val="20"/>
            <w:lang w:val="en-GB"/>
          </w:rPr>
          <w:t xml:space="preserve">, Pollingher, U., Zohary, T: </w:t>
        </w:r>
      </w:ins>
      <w:r>
        <w:rPr>
          <w:rFonts w:cs="Times New Roman"/>
          <w:color w:val="000000"/>
          <w:sz w:val="20"/>
          <w:szCs w:val="20"/>
          <w:lang w:val="en-GB"/>
          <w:rPrChange w:id="0" w:author="Unknown Author" w:date="2019-06-18T15:32:00Z"/>
        </w:rPr>
        <w:t>Biovolume calculation for pelagic and benthic microalgae. J Phycol 1999;35:403–24</w:t>
      </w:r>
      <w:ins w:id="2347" w:author="Unknown Author" w:date="2019-06-27T11:43:00Z">
        <w:r>
          <w:rPr>
            <w:rFonts w:cs="Times New Roman"/>
            <w:color w:val="000000"/>
            <w:sz w:val="20"/>
            <w:szCs w:val="20"/>
            <w:lang w:val="en-GB"/>
          </w:rPr>
          <w:t>,</w:t>
        </w:r>
      </w:ins>
      <w:ins w:id="2348" w:author="Unknown Author" w:date="2019-06-27T11:41:00Z">
        <w:r>
          <w:rPr>
            <w:rFonts w:cs="Times New Roman"/>
            <w:color w:val="000000"/>
            <w:sz w:val="20"/>
            <w:szCs w:val="20"/>
            <w:lang w:val="en-GB"/>
          </w:rPr>
          <w:t xml:space="preserve"> 1999.</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color w:val="000000"/>
          <w:sz w:val="20"/>
          <w:szCs w:val="20"/>
          <w:lang w:val="en-GB"/>
          <w:rPrChange w:id="0" w:author="Unknown Author" w:date="2019-06-18T15:32:00Z"/>
        </w:rPr>
        <w:t>Howat, I. M., Negrete, A. &amp; Smith, B. E.</w:t>
      </w:r>
      <w:ins w:id="2350" w:author="Unknown Author" w:date="2019-06-27T11:42:00Z">
        <w:r>
          <w:rPr>
            <w:rFonts w:cs="Times New Roman"/>
            <w:color w:val="000000"/>
            <w:sz w:val="20"/>
            <w:szCs w:val="20"/>
            <w:lang w:val="en-GB"/>
          </w:rPr>
          <w:t>:</w:t>
        </w:r>
      </w:ins>
      <w:r>
        <w:rPr>
          <w:rFonts w:cs="Times New Roman"/>
          <w:color w:val="000000"/>
          <w:sz w:val="20"/>
          <w:szCs w:val="20"/>
          <w:lang w:val="en-GB"/>
          <w:rPrChange w:id="0" w:author="Unknown Author" w:date="2019-06-18T15:32:00Z"/>
        </w:rPr>
        <w:t xml:space="preserve"> The Greenland Ice Mapping Project (GIMP) land classification and surface elevation data sets. The Cryosphere, 8, 1509–1518</w:t>
      </w:r>
      <w:ins w:id="2352" w:author="Unknown Author" w:date="2019-06-27T11:43:00Z">
        <w:r>
          <w:rPr>
            <w:rFonts w:cs="Times New Roman"/>
            <w:color w:val="000000"/>
            <w:sz w:val="20"/>
            <w:szCs w:val="20"/>
            <w:lang w:val="en-GB"/>
          </w:rPr>
          <w:t>,</w:t>
        </w:r>
      </w:ins>
      <w:r>
        <w:rPr>
          <w:rFonts w:cs="Times New Roman"/>
          <w:color w:val="000000"/>
          <w:sz w:val="20"/>
          <w:szCs w:val="20"/>
          <w:lang w:val="en-GB"/>
          <w:rPrChange w:id="0" w:author="Unknown Author" w:date="2019-06-18T15:32:00Z"/>
        </w:rPr>
        <w:t xml:space="preserve"> </w:t>
      </w:r>
      <w:del w:id="2354" w:author="Unknown Author" w:date="2019-06-27T11:42:00Z">
        <w:r>
          <w:rPr>
            <w:rFonts w:cs="Times New Roman"/>
            <w:color w:val="000000"/>
            <w:sz w:val="20"/>
            <w:szCs w:val="20"/>
            <w:lang w:val="en-GB"/>
          </w:rPr>
          <w:delText>(</w:delText>
        </w:r>
      </w:del>
      <w:r>
        <w:rPr>
          <w:rFonts w:cs="Times New Roman"/>
          <w:color w:val="000000"/>
          <w:sz w:val="20"/>
          <w:szCs w:val="20"/>
          <w:lang w:val="en-GB"/>
          <w:rPrChange w:id="0" w:author="Unknown Author" w:date="2019-06-18T15:32:00Z"/>
        </w:rPr>
        <w:t>2014</w:t>
      </w:r>
      <w:del w:id="2356" w:author="Unknown Author" w:date="2019-06-27T11:42:00Z">
        <w:r>
          <w:rPr>
            <w:rFonts w:cs="Times New Roman"/>
            <w:color w:val="000000"/>
            <w:sz w:val="20"/>
            <w:szCs w:val="20"/>
            <w:lang w:val="en-GB"/>
          </w:rPr>
          <w:delText>)</w:delText>
        </w:r>
      </w:del>
      <w:r>
        <w:rPr>
          <w:rFonts w:cs="Times New Roman"/>
          <w:color w:val="000000"/>
          <w:sz w:val="20"/>
          <w:szCs w:val="20"/>
          <w:lang w:val="en-GB"/>
          <w:rPrChange w:id="0" w:author="Unknown Author" w:date="2019-06-18T15:32:00Z"/>
        </w:rPr>
        <w:t>.</w:t>
      </w:r>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color w:val="000000"/>
          <w:sz w:val="20"/>
          <w:szCs w:val="20"/>
          <w:lang w:val="en-GB"/>
          <w:rPrChange w:id="0" w:author="Unknown Author" w:date="2019-06-18T15:32:00Z"/>
        </w:rPr>
        <w:t>Kirk, J.T.O.</w:t>
      </w:r>
      <w:del w:id="2359" w:author="Unknown Author" w:date="2019-06-27T11:42:00Z">
        <w:r>
          <w:rPr>
            <w:rFonts w:cs="Times New Roman"/>
            <w:color w:val="000000"/>
            <w:sz w:val="20"/>
            <w:szCs w:val="20"/>
            <w:lang w:val="en-GB"/>
          </w:rPr>
          <w:delText xml:space="preserve"> (1976)</w:delText>
        </w:r>
      </w:del>
      <w:ins w:id="2360" w:author="Unknown Author" w:date="2019-06-27T11:42:00Z">
        <w:r>
          <w:rPr>
            <w:rFonts w:cs="Times New Roman"/>
            <w:color w:val="000000"/>
            <w:sz w:val="20"/>
            <w:szCs w:val="20"/>
            <w:lang w:val="en-GB"/>
          </w:rPr>
          <w:t>:</w:t>
        </w:r>
      </w:ins>
      <w:r>
        <w:rPr>
          <w:rFonts w:cs="Times New Roman"/>
          <w:color w:val="000000"/>
          <w:sz w:val="20"/>
          <w:szCs w:val="20"/>
          <w:lang w:val="en-GB"/>
          <w:rPrChange w:id="0" w:author="Unknown Author" w:date="2019-06-18T15:32:00Z"/>
        </w:rPr>
        <w:t xml:space="preserve"> A theoretical analysis of the contribution of algal cells to the attenuation of light within natural waters III. Cylindrical and spheroidal cells. New Phytologist, 77: 341-358</w:t>
      </w:r>
      <w:ins w:id="2362" w:author="Unknown Author" w:date="2019-06-27T11:43:00Z">
        <w:r>
          <w:rPr>
            <w:rFonts w:cs="Times New Roman"/>
            <w:color w:val="000000"/>
            <w:sz w:val="20"/>
            <w:szCs w:val="20"/>
            <w:lang w:val="en-GB"/>
          </w:rPr>
          <w:t>, 1976.</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cs="Times New Roman"/>
          <w:sz w:val="20"/>
          <w:szCs w:val="20"/>
        </w:rPr>
      </w:pPr>
      <w:r>
        <w:rPr>
          <w:rFonts w:cs="Times New Roman"/>
          <w:color w:val="000000"/>
          <w:sz w:val="20"/>
          <w:szCs w:val="20"/>
          <w:lang w:val="en-GB"/>
          <w:rPrChange w:id="0" w:author="Unknown Author" w:date="2019-06-18T15:32:00Z"/>
        </w:rPr>
        <w:t>Knap, W.H.; Brock, B.W.</w:t>
      </w:r>
      <w:ins w:id="2364" w:author="Unknown Author" w:date="2019-06-12T18:49:00Z">
        <w:r>
          <w:rPr>
            <w:rFonts w:cs="Times New Roman"/>
            <w:color w:val="000000"/>
            <w:sz w:val="20"/>
            <w:szCs w:val="20"/>
            <w:lang w:val="en-GB"/>
          </w:rPr>
          <w:t>,</w:t>
        </w:r>
      </w:ins>
      <w:del w:id="2365" w:author="Unknown Author" w:date="2019-06-12T18:49:00Z">
        <w:r>
          <w:rPr>
            <w:rFonts w:cs="Times New Roman"/>
            <w:color w:val="000000"/>
            <w:sz w:val="20"/>
            <w:szCs w:val="20"/>
            <w:lang w:val="en-GB"/>
          </w:rPr>
          <w:delText>;</w:delText>
        </w:r>
      </w:del>
      <w:r>
        <w:rPr>
          <w:rFonts w:cs="Times New Roman"/>
          <w:color w:val="000000"/>
          <w:sz w:val="20"/>
          <w:szCs w:val="20"/>
          <w:lang w:val="en-GB"/>
          <w:rPrChange w:id="0" w:author="Unknown Author" w:date="2019-06-18T15:32:00Z"/>
        </w:rPr>
        <w:t xml:space="preserve"> Oerlemans, J.</w:t>
      </w:r>
      <w:ins w:id="2367" w:author="Unknown Author" w:date="2019-06-12T18:49:00Z">
        <w:r>
          <w:rPr>
            <w:rFonts w:cs="Times New Roman"/>
            <w:color w:val="000000"/>
            <w:sz w:val="20"/>
            <w:szCs w:val="20"/>
            <w:lang w:val="en-GB"/>
          </w:rPr>
          <w:t>,</w:t>
        </w:r>
      </w:ins>
      <w:del w:id="2368" w:author="Unknown Author" w:date="2019-06-12T18:49:00Z">
        <w:r>
          <w:rPr>
            <w:rFonts w:cs="Times New Roman"/>
            <w:color w:val="000000"/>
            <w:sz w:val="20"/>
            <w:szCs w:val="20"/>
            <w:lang w:val="en-GB"/>
          </w:rPr>
          <w:delText>;</w:delText>
        </w:r>
      </w:del>
      <w:r>
        <w:rPr>
          <w:rFonts w:cs="Times New Roman"/>
          <w:color w:val="000000"/>
          <w:sz w:val="20"/>
          <w:szCs w:val="20"/>
          <w:lang w:val="en-GB"/>
          <w:rPrChange w:id="0" w:author="Unknown Author" w:date="2019-06-18T15:32:00Z"/>
        </w:rPr>
        <w:t xml:space="preserve"> Willis, I.C.</w:t>
      </w:r>
      <w:ins w:id="2370" w:author="Unknown Author" w:date="2019-06-12T18:49:00Z">
        <w:r>
          <w:rPr>
            <w:rFonts w:cs="Times New Roman"/>
            <w:color w:val="000000"/>
            <w:sz w:val="20"/>
            <w:szCs w:val="20"/>
            <w:lang w:val="en-GB"/>
          </w:rPr>
          <w:t>:</w:t>
        </w:r>
      </w:ins>
      <w:r>
        <w:rPr>
          <w:rFonts w:cs="Times New Roman"/>
          <w:color w:val="000000"/>
          <w:sz w:val="20"/>
          <w:szCs w:val="20"/>
          <w:lang w:val="en-GB"/>
          <w:rPrChange w:id="0" w:author="Unknown Author" w:date="2019-06-18T15:32:00Z"/>
        </w:rPr>
        <w:t xml:space="preserve"> Comparison of Landsat TM- derived and ground-based </w:t>
      </w:r>
      <w:r>
        <w:rPr>
          <w:rFonts w:cs="Times New Roman"/>
          <w:sz w:val="20"/>
          <w:szCs w:val="20"/>
          <w:rPrChange w:id="0" w:author="Unknown Author" w:date="2019-06-18T15:32:00Z"/>
        </w:rPr>
        <w:t>albedos of Haut Glacier d’Arolla, Switzerland. Int. J. Remote Sens.</w:t>
      </w:r>
      <w:del w:id="2373" w:author="Unknown Author" w:date="2019-06-12T18:49:00Z">
        <w:r>
          <w:rPr>
            <w:rFonts w:cs="Times New Roman"/>
            <w:sz w:val="20"/>
            <w:szCs w:val="20"/>
          </w:rPr>
          <w:delText xml:space="preserve"> 1999</w:delText>
        </w:r>
      </w:del>
      <w:r>
        <w:rPr>
          <w:rFonts w:cs="Times New Roman"/>
          <w:sz w:val="20"/>
          <w:szCs w:val="20"/>
          <w:rPrChange w:id="0" w:author="Unknown Author" w:date="2019-06-18T15:32:00Z"/>
        </w:rPr>
        <w:t>, 20, 3293–3310</w:t>
      </w:r>
      <w:ins w:id="2375" w:author="Unknown Author" w:date="2019-06-12T18:49:00Z">
        <w:r>
          <w:rPr>
            <w:rFonts w:cs="Times New Roman"/>
            <w:sz w:val="20"/>
            <w:szCs w:val="20"/>
          </w:rPr>
          <w:t>, 1999.</w:t>
        </w:r>
      </w:ins>
      <w:del w:id="2376" w:author="Unknown Author" w:date="2019-06-12T18:49:00Z">
        <w:r>
          <w:rPr>
            <w:rFonts w:cs="Times New Roman"/>
            <w:sz w:val="20"/>
            <w:szCs w:val="20"/>
          </w:rPr>
          <w:delText>.</w:delText>
        </w:r>
      </w:del>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Langen, P.L., Fauso, R.S., Vendecrux, B., Mottram, R.H., Box, J.E</w:t>
      </w:r>
      <w:del w:id="2378" w:author="Unknown Author" w:date="2019-06-27T11:44:00Z">
        <w:r>
          <w:rPr>
            <w:rFonts w:cs="Times New Roman"/>
            <w:sz w:val="20"/>
            <w:szCs w:val="20"/>
          </w:rPr>
          <w:delText xml:space="preserve"> (2017)</w:delText>
        </w:r>
      </w:del>
      <w:ins w:id="2379" w:author="Unknown Author" w:date="2019-06-27T11:44:00Z">
        <w:r>
          <w:rPr>
            <w:rFonts w:cs="Times New Roman"/>
            <w:sz w:val="20"/>
            <w:szCs w:val="20"/>
          </w:rPr>
          <w:t>:</w:t>
        </w:r>
      </w:ins>
      <w:r>
        <w:rPr>
          <w:rFonts w:cs="Times New Roman"/>
          <w:sz w:val="20"/>
          <w:szCs w:val="20"/>
          <w:rPrChange w:id="0" w:author="Unknown Author" w:date="2019-06-18T15:32:00Z"/>
        </w:rPr>
        <w:t xml:space="preserve"> Liquid water flow and retention on the Greenland Ice Sheet in the regional climate model HIRHAM5: local and large scale impacts. Frontiers in Earth Science, 4 (110), doi: 10.3389/feart.2016.00110</w:t>
      </w:r>
      <w:ins w:id="2381" w:author="Unknown Author" w:date="2019-06-27T11:44:00Z">
        <w:r>
          <w:rPr>
            <w:rFonts w:cs="Times New Roman"/>
            <w:sz w:val="20"/>
            <w:szCs w:val="20"/>
          </w:rPr>
          <w:t>, 20</w:t>
        </w:r>
      </w:ins>
      <w:ins w:id="2382" w:author="Unknown Author" w:date="2019-06-27T11:45:00Z">
        <w:r>
          <w:rPr>
            <w:rFonts w:cs="Times New Roman"/>
            <w:sz w:val="20"/>
            <w:szCs w:val="20"/>
          </w:rPr>
          <w:t>17.</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ins w:id="2383" w:author="Unknown Author" w:date="2019-05-20T15:18:00Z">
        <w:r>
          <w:rPr>
            <w:rFonts w:cs="Times New Roman"/>
            <w:sz w:val="20"/>
            <w:szCs w:val="20"/>
          </w:rPr>
          <w:t>Lee, E., Pilon, L.</w:t>
        </w:r>
      </w:ins>
      <w:ins w:id="2384" w:author="Unknown Author" w:date="2019-06-27T11:45:00Z">
        <w:r>
          <w:rPr>
            <w:rFonts w:cs="Times New Roman"/>
            <w:sz w:val="20"/>
            <w:szCs w:val="20"/>
          </w:rPr>
          <w:t>:</w:t>
        </w:r>
      </w:ins>
      <w:ins w:id="2385" w:author="Unknown Author" w:date="2019-05-20T15:19:00Z">
        <w:r>
          <w:rPr>
            <w:rFonts w:cs="Times New Roman"/>
            <w:sz w:val="20"/>
            <w:szCs w:val="20"/>
          </w:rPr>
          <w:t xml:space="preserve"> Absorption and scattering by long and randomly oriented linear chains of spheres. Journal of the Optical Society of America, 30 (9): 1892-</w:t>
        </w:r>
      </w:ins>
      <w:ins w:id="2386" w:author="Unknown Author" w:date="2019-05-20T15:20:00Z">
        <w:r>
          <w:rPr>
            <w:rFonts w:cs="Times New Roman"/>
            <w:sz w:val="20"/>
            <w:szCs w:val="20"/>
          </w:rPr>
          <w:t xml:space="preserve"> 1900</w:t>
        </w:r>
      </w:ins>
      <w:ins w:id="2387" w:author="Unknown Author" w:date="2019-06-27T11:45:00Z">
        <w:r>
          <w:rPr>
            <w:rFonts w:cs="Times New Roman"/>
            <w:sz w:val="20"/>
            <w:szCs w:val="20"/>
          </w:rPr>
          <w:t>, 2013.</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color w:val="000000"/>
          <w:sz w:val="20"/>
          <w:szCs w:val="20"/>
          <w:lang w:val="en-GB"/>
          <w:rPrChange w:id="0" w:author="Unknown Author" w:date="2019-06-18T15:32:00Z"/>
        </w:rPr>
        <w:t>Liang, S.</w:t>
      </w:r>
      <w:del w:id="2389" w:author="Unknown Author" w:date="2019-06-27T11:45:00Z">
        <w:r>
          <w:rPr>
            <w:rFonts w:cs="Times New Roman"/>
            <w:color w:val="000000"/>
            <w:sz w:val="20"/>
            <w:szCs w:val="20"/>
            <w:lang w:val="en-GB"/>
          </w:rPr>
          <w:delText>, 2001.</w:delText>
        </w:r>
      </w:del>
      <w:ins w:id="2390" w:author="Unknown Author" w:date="2019-06-27T11:45:00Z">
        <w:r>
          <w:rPr>
            <w:rFonts w:cs="Times New Roman"/>
            <w:color w:val="000000"/>
            <w:sz w:val="20"/>
            <w:szCs w:val="20"/>
            <w:lang w:val="en-GB"/>
          </w:rPr>
          <w:t>:</w:t>
        </w:r>
      </w:ins>
      <w:r>
        <w:rPr>
          <w:rFonts w:cs="Times New Roman"/>
          <w:color w:val="000000"/>
          <w:sz w:val="20"/>
          <w:szCs w:val="20"/>
          <w:lang w:val="en-GB"/>
          <w:rPrChange w:id="0" w:author="Unknown Author" w:date="2019-06-18T15:32:00Z"/>
        </w:rPr>
        <w:t xml:space="preserve"> Narrowband to broadband conversions of land surface albedo I. Remote Sens. Environ. 76, 213–238. </w:t>
      </w:r>
      <w:hyperlink r:id="rId19">
        <w:r>
          <w:rPr>
            <w:rStyle w:val="InternetLink"/>
            <w:rFonts w:cs="Times New Roman"/>
            <w:color w:val="000000"/>
            <w:sz w:val="20"/>
            <w:szCs w:val="20"/>
            <w:u w:val="none"/>
            <w:lang w:val="en-GB"/>
            <w:rPrChange w:id="0" w:author="Unknown Author" w:date="2019-06-27T11:45:00Z"/>
          </w:rPr>
          <w:t>https://doi.org/10.1016/S0034-4257(00)00205-4</w:t>
        </w:r>
      </w:hyperlink>
      <w:ins w:id="2393" w:author="Unknown Author" w:date="2019-06-27T11:45:00Z">
        <w:r>
          <w:rPr>
            <w:rStyle w:val="InternetLink"/>
            <w:rFonts w:cs="Times New Roman"/>
            <w:color w:val="000000"/>
            <w:sz w:val="20"/>
            <w:szCs w:val="20"/>
            <w:u w:val="none"/>
            <w:lang w:val="en-GB"/>
          </w:rPr>
          <w:t>, 2001.</w:t>
        </w:r>
      </w:ins>
    </w:p>
    <w:p>
      <w:pPr>
        <w:pStyle w:val="Normal"/>
        <w:spacing w:lineRule="auto" w:line="360"/>
        <w:rPr>
          <w:rFonts w:ascii="Times New Roman" w:hAnsi="Times New Roman"/>
        </w:rPr>
      </w:pPr>
      <w:r>
        <w:rPr/>
      </w:r>
    </w:p>
    <w:p>
      <w:pPr>
        <w:pStyle w:val="Normal"/>
        <w:spacing w:lineRule="auto" w:line="360"/>
        <w:rPr/>
      </w:pPr>
      <w:r>
        <w:rPr>
          <w:rFonts w:cs="Times New Roman"/>
          <w:color w:val="000000"/>
          <w:sz w:val="20"/>
          <w:szCs w:val="20"/>
          <w:lang w:val="en-GB"/>
          <w:rPrChange w:id="0" w:author="Unknown Author" w:date="2019-06-18T15:32:00Z"/>
        </w:rPr>
        <w:t>Lutz, S., McCutcheon, J., McQuaid, J.B., Benning, L.G</w:t>
      </w:r>
      <w:del w:id="2395" w:author="Unknown Author" w:date="2019-06-27T11:45:00Z">
        <w:r>
          <w:rPr>
            <w:rFonts w:cs="Times New Roman"/>
            <w:color w:val="000000"/>
            <w:sz w:val="20"/>
            <w:szCs w:val="20"/>
            <w:lang w:val="en-GB"/>
          </w:rPr>
          <w:delText xml:space="preserve"> (2018)</w:delText>
        </w:r>
      </w:del>
      <w:ins w:id="2396" w:author="Unknown Author" w:date="2019-06-27T11:45:00Z">
        <w:r>
          <w:rPr>
            <w:rFonts w:cs="Times New Roman"/>
            <w:color w:val="000000"/>
            <w:sz w:val="20"/>
            <w:szCs w:val="20"/>
            <w:lang w:val="en-GB"/>
          </w:rPr>
          <w:t>.:</w:t>
        </w:r>
      </w:ins>
      <w:r>
        <w:rPr>
          <w:rFonts w:cs="Times New Roman"/>
          <w:color w:val="000000"/>
          <w:sz w:val="20"/>
          <w:szCs w:val="20"/>
          <w:lang w:val="en-GB"/>
          <w:rPrChange w:id="0" w:author="Unknown Author" w:date="2019-06-18T15:32:00Z"/>
        </w:rPr>
        <w:t xml:space="preserve"> The diversity of ice algal communities on the Greenland Ice Sheet revealed by oligotyping. Microbial Genomics, 4: 1-10, doi: 10.1099/mgen.0.000159</w:t>
      </w:r>
      <w:ins w:id="2398" w:author="Unknown Author" w:date="2019-06-27T11:45:00Z">
        <w:r>
          <w:rPr>
            <w:rFonts w:cs="Times New Roman"/>
            <w:color w:val="000000"/>
            <w:sz w:val="20"/>
            <w:szCs w:val="20"/>
            <w:lang w:val="en-GB"/>
          </w:rPr>
          <w:t>, 2018.</w:t>
        </w:r>
      </w:ins>
    </w:p>
    <w:p>
      <w:pPr>
        <w:pStyle w:val="Normal"/>
        <w:spacing w:lineRule="auto" w:line="360"/>
        <w:rPr>
          <w:rFonts w:ascii="Times New Roman" w:hAnsi="Times New Roman" w:cs="Times New Roman"/>
          <w:color w:val="000000"/>
          <w:sz w:val="20"/>
          <w:szCs w:val="20"/>
          <w:lang w:val="en-GB"/>
        </w:rPr>
      </w:pPr>
      <w:r>
        <w:rPr>
          <w:rFonts w:cs="Times New Roman"/>
          <w:color w:val="000000"/>
          <w:sz w:val="20"/>
          <w:szCs w:val="20"/>
          <w:lang w:val="en-GB"/>
        </w:rPr>
      </w:r>
    </w:p>
    <w:p>
      <w:pPr>
        <w:pStyle w:val="Normal"/>
        <w:spacing w:lineRule="auto" w:line="360"/>
        <w:rPr/>
      </w:pPr>
      <w:ins w:id="2399" w:author="Unknown Author" w:date="2019-05-21T11:26:00Z">
        <w:r>
          <w:rPr>
            <w:rFonts w:cs="Times New Roman"/>
            <w:color w:val="000000"/>
            <w:sz w:val="20"/>
            <w:szCs w:val="20"/>
            <w:lang w:val="en-GB"/>
          </w:rPr>
          <w:t>Masojídek, J., Torzillo, G., Koblížek, M.: Photosynthesis in Microalgae. In Handbook of Microalgal Culture (eds A. Richmond and Q. Hu). doi:</w:t>
        </w:r>
      </w:ins>
      <w:ins w:id="2400" w:author="Unknown Author" w:date="2019-05-21T11:26:00Z">
        <w:r>
          <w:rPr>
            <w:rStyle w:val="InternetLink"/>
            <w:rFonts w:cs="Times New Roman"/>
            <w:color w:val="000000"/>
            <w:sz w:val="20"/>
            <w:szCs w:val="20"/>
            <w:u w:val="none"/>
            <w:lang w:val="en-GB"/>
          </w:rPr>
          <w:t>10.1002/9781118567166.ch2</w:t>
        </w:r>
      </w:ins>
      <w:ins w:id="2401" w:author="Unknown Author" w:date="2019-06-27T11:45:00Z">
        <w:r>
          <w:rPr>
            <w:rStyle w:val="InternetLink"/>
            <w:rFonts w:cs="Times New Roman"/>
            <w:color w:val="000000"/>
            <w:sz w:val="20"/>
            <w:szCs w:val="20"/>
            <w:u w:val="none"/>
            <w:lang w:val="en-GB"/>
          </w:rPr>
          <w:t>, 2013</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ascii="Times New Roman" w:hAnsi="Times New Roman"/>
        </w:rPr>
      </w:pPr>
      <w:r>
        <w:rPr>
          <w:rFonts w:cs="Times New Roman"/>
          <w:color w:val="000000"/>
          <w:sz w:val="20"/>
          <w:szCs w:val="20"/>
          <w:lang w:val="en-GB"/>
          <w:rPrChange w:id="0" w:author="Unknown Author" w:date="2019-06-18T15:32:00Z"/>
        </w:rPr>
        <w:t>Morel, A. and Bricaud, A.: Theoretical results concerning light absorption in a discrete medium, and application to specific absorption of phytoplankton, Deep-Sea Res., 28, 1375–1393, 1981</w:t>
      </w:r>
    </w:p>
    <w:p>
      <w:pPr>
        <w:pStyle w:val="Normal"/>
        <w:spacing w:lineRule="auto" w:line="360"/>
        <w:rPr>
          <w:rFonts w:ascii="Times New Roman" w:hAnsi="Times New Roman" w:cs="Times New Roman"/>
          <w:color w:val="000000"/>
          <w:sz w:val="20"/>
          <w:szCs w:val="20"/>
          <w:lang w:val="en-GB"/>
        </w:rPr>
      </w:pPr>
      <w:r>
        <w:rPr>
          <w:rFonts w:cs="Times New Roman"/>
          <w:color w:val="000000"/>
          <w:sz w:val="20"/>
          <w:szCs w:val="20"/>
          <w:lang w:val="en-GB"/>
        </w:rPr>
      </w:r>
    </w:p>
    <w:p>
      <w:pPr>
        <w:pStyle w:val="Normal"/>
        <w:spacing w:lineRule="auto" w:line="360"/>
        <w:rPr/>
      </w:pPr>
      <w:ins w:id="2403" w:author="Unknown Author" w:date="2019-05-21T14:28:00Z">
        <w:r>
          <w:rPr>
            <w:rFonts w:cs="Times New Roman"/>
            <w:color w:val="000000"/>
            <w:sz w:val="20"/>
            <w:szCs w:val="20"/>
            <w:lang w:val="en-GB"/>
          </w:rPr>
          <w:t>Muller, F., Keeler, C.M.: Errors in short term ablation measurements on melting ice surfaces. Journal of Glaciology, 8 (52): 91-105</w:t>
        </w:r>
      </w:ins>
      <w:ins w:id="2404" w:author="Unknown Author" w:date="2019-06-27T11:46:00Z">
        <w:r>
          <w:rPr>
            <w:rFonts w:cs="Times New Roman"/>
            <w:color w:val="000000"/>
            <w:sz w:val="20"/>
            <w:szCs w:val="20"/>
            <w:lang w:val="en-GB"/>
          </w:rPr>
          <w:t>, 1969.</w:t>
        </w:r>
      </w:ins>
    </w:p>
    <w:p>
      <w:pPr>
        <w:pStyle w:val="Normal"/>
        <w:spacing w:lineRule="auto" w:line="360"/>
        <w:rPr>
          <w:rFonts w:ascii="Times New Roman" w:hAnsi="Times New Roman" w:cs="Times New Roman"/>
          <w:del w:id="2406" w:author="Unknown Author" w:date="2019-05-21T14:28:00Z"/>
          <w:sz w:val="20"/>
          <w:szCs w:val="20"/>
        </w:rPr>
      </w:pPr>
      <w:del w:id="2405" w:author="Unknown Author" w:date="2019-05-21T14:28:00Z">
        <w:r>
          <w:rPr>
            <w:rFonts w:cs="Times New Roman"/>
            <w:sz w:val="20"/>
            <w:szCs w:val="20"/>
          </w:rPr>
        </w:r>
      </w:del>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color w:val="000000"/>
          <w:sz w:val="20"/>
          <w:szCs w:val="20"/>
          <w:lang w:val="en-GB"/>
          <w:rPrChange w:id="0" w:author="Unknown Author" w:date="2019-06-18T15:32:00Z"/>
        </w:rPr>
        <w:t>Ngheim, S.V., Hall, D.K., Mote, T.L., Tedesco, M. Albert, M.R., Keegan, K., Shuman, C.A., DiGirolamo, N.E., Neumann, G</w:t>
      </w:r>
      <w:del w:id="2408" w:author="Unknown Author" w:date="2019-06-27T11:46:00Z">
        <w:r>
          <w:rPr>
            <w:rFonts w:cs="Times New Roman"/>
            <w:color w:val="000000"/>
            <w:sz w:val="20"/>
            <w:szCs w:val="20"/>
            <w:lang w:val="en-GB"/>
          </w:rPr>
          <w:delText xml:space="preserve"> (2012)</w:delText>
        </w:r>
      </w:del>
      <w:ins w:id="2409" w:author="Unknown Author" w:date="2019-06-27T11:46:00Z">
        <w:r>
          <w:rPr>
            <w:rFonts w:cs="Times New Roman"/>
            <w:color w:val="000000"/>
            <w:sz w:val="20"/>
            <w:szCs w:val="20"/>
            <w:lang w:val="en-GB"/>
          </w:rPr>
          <w:t>.:</w:t>
        </w:r>
      </w:ins>
      <w:r>
        <w:rPr>
          <w:rFonts w:cs="Times New Roman"/>
          <w:color w:val="000000"/>
          <w:sz w:val="20"/>
          <w:szCs w:val="20"/>
          <w:lang w:val="en-GB"/>
          <w:rPrChange w:id="0" w:author="Unknown Author" w:date="2019-06-18T15:32:00Z"/>
        </w:rPr>
        <w:t xml:space="preserve"> The extreme melt across the Greenland Ice Sheet in 2012. Geophysical Research Letters, 39, L20502, doi: 10.1029/2012GL053611</w:t>
      </w:r>
      <w:ins w:id="2411" w:author="Unknown Author" w:date="2019-06-27T11:46:00Z">
        <w:r>
          <w:rPr>
            <w:rFonts w:cs="Times New Roman"/>
            <w:color w:val="000000"/>
            <w:sz w:val="20"/>
            <w:szCs w:val="20"/>
            <w:lang w:val="en-GB"/>
          </w:rPr>
          <w:t>, 2012.</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color w:val="000000"/>
          <w:sz w:val="20"/>
          <w:szCs w:val="20"/>
          <w:lang w:val="en-GB"/>
          <w:rPrChange w:id="0" w:author="Unknown Author" w:date="2019-06-18T15:32:00Z"/>
        </w:rPr>
        <w:t>Noel, B., van de Berg, W.J., Machguth, H., Lhermitte, S., Howat, I., Fettwei</w:t>
      </w:r>
      <w:del w:id="2413" w:author="Unknown Author" w:date="2019-06-12T18:50:00Z">
        <w:r>
          <w:rPr>
            <w:rFonts w:cs="Times New Roman"/>
            <w:color w:val="000000"/>
            <w:sz w:val="20"/>
            <w:szCs w:val="20"/>
            <w:lang w:val="en-GB"/>
          </w:rPr>
          <w:delText>s</w:delText>
        </w:r>
      </w:del>
      <w:r>
        <w:rPr>
          <w:rFonts w:cs="Times New Roman"/>
          <w:color w:val="000000"/>
          <w:sz w:val="20"/>
          <w:szCs w:val="20"/>
          <w:lang w:val="en-GB"/>
          <w:rPrChange w:id="0" w:author="Unknown Author" w:date="2019-06-18T15:32:00Z"/>
        </w:rPr>
        <w:t>s X., Van den Broecke, M.R.</w:t>
      </w:r>
      <w:del w:id="2415" w:author="Unknown Author" w:date="2019-06-27T11:46:00Z">
        <w:r>
          <w:rPr>
            <w:rFonts w:cs="Times New Roman"/>
            <w:color w:val="000000"/>
            <w:sz w:val="20"/>
            <w:szCs w:val="20"/>
            <w:lang w:val="en-GB"/>
          </w:rPr>
          <w:delText xml:space="preserve"> (2016)</w:delText>
        </w:r>
      </w:del>
      <w:ins w:id="2416" w:author="Unknown Author" w:date="2019-06-27T11:46:00Z">
        <w:r>
          <w:rPr>
            <w:rFonts w:cs="Times New Roman"/>
            <w:color w:val="000000"/>
            <w:sz w:val="20"/>
            <w:szCs w:val="20"/>
            <w:lang w:val="en-GB"/>
          </w:rPr>
          <w:t>:</w:t>
        </w:r>
      </w:ins>
      <w:r>
        <w:rPr>
          <w:rFonts w:cs="Times New Roman"/>
          <w:color w:val="000000"/>
          <w:sz w:val="20"/>
          <w:szCs w:val="20"/>
          <w:lang w:val="en-GB"/>
          <w:rPrChange w:id="0" w:author="Unknown Author" w:date="2019-06-18T15:32:00Z"/>
        </w:rPr>
        <w:t xml:space="preserve"> A daily, 1km resolution data set of downscaled Greenland Ice Sheet surface mass balance (1958-2015). The Cryosphere, 10: 2361-2377, doi: 10.5194/tc-10-2361-2016</w:t>
      </w:r>
      <w:ins w:id="2418" w:author="Unknown Author" w:date="2019-06-27T11:46:00Z">
        <w:r>
          <w:rPr>
            <w:rFonts w:cs="Times New Roman"/>
            <w:color w:val="000000"/>
            <w:sz w:val="20"/>
            <w:szCs w:val="20"/>
            <w:lang w:val="en-GB"/>
          </w:rPr>
          <w:t>, 2016.</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color w:val="000000"/>
          <w:sz w:val="20"/>
          <w:szCs w:val="20"/>
          <w:lang w:val="en-GB"/>
          <w:rPrChange w:id="0" w:author="Unknown Author" w:date="2019-06-18T15:32:00Z"/>
        </w:rPr>
        <w:t>Nolin, A.W., Dozier, J</w:t>
      </w:r>
      <w:del w:id="2420" w:author="Unknown Author" w:date="2019-06-27T11:46:00Z">
        <w:r>
          <w:rPr>
            <w:rFonts w:cs="Times New Roman"/>
            <w:color w:val="000000"/>
            <w:sz w:val="20"/>
            <w:szCs w:val="20"/>
            <w:lang w:val="en-GB"/>
          </w:rPr>
          <w:delText xml:space="preserve"> (2000) </w:delText>
        </w:r>
      </w:del>
      <w:ins w:id="2421" w:author="Unknown Author" w:date="2019-06-27T11:46:00Z">
        <w:r>
          <w:rPr>
            <w:rFonts w:cs="Times New Roman"/>
            <w:color w:val="000000"/>
            <w:sz w:val="20"/>
            <w:szCs w:val="20"/>
            <w:lang w:val="en-GB"/>
          </w:rPr>
          <w:t xml:space="preserve">.: </w:t>
        </w:r>
      </w:ins>
      <w:r>
        <w:rPr>
          <w:rFonts w:cs="Times New Roman"/>
          <w:color w:val="000000"/>
          <w:sz w:val="20"/>
          <w:szCs w:val="20"/>
          <w:lang w:val="en-GB"/>
          <w:rPrChange w:id="0" w:author="Unknown Author" w:date="2019-06-18T15:32:00Z"/>
        </w:rPr>
        <w:t>A hyperspectral method for remotely sensing the grain size of snow. Remote Sensing of Environment, 74: 207-216</w:t>
      </w:r>
      <w:ins w:id="2423" w:author="Unknown Author" w:date="2019-06-27T11:46:00Z">
        <w:r>
          <w:rPr>
            <w:rFonts w:cs="Times New Roman"/>
            <w:color w:val="000000"/>
            <w:sz w:val="20"/>
            <w:szCs w:val="20"/>
            <w:lang w:val="en-GB"/>
          </w:rPr>
          <w:t>, 2000.</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ascii="Times New Roman" w:hAnsi="Times New Roman" w:cs="Times New Roman"/>
          <w:sz w:val="20"/>
          <w:szCs w:val="20"/>
        </w:rPr>
      </w:pPr>
      <w:ins w:id="2424" w:author="Unknown Author" w:date="2019-06-18T14:29:00Z">
        <w:r>
          <w:rPr>
            <w:rFonts w:cs="Times New Roman"/>
            <w:sz w:val="20"/>
            <w:szCs w:val="20"/>
          </w:rPr>
          <w:t>Nordenskiöld, A. E.: Cryoconite found 1870, 19–25 July, on theinland ice, east of Auleitsivik Fjord, Disco Bay, Greenland, Geol.Mag., 2, 157–162, 1875.</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lang w:val="en-GB"/>
          <w:rPrChange w:id="0" w:author="Unknown Author" w:date="2019-06-18T15:32:00Z"/>
        </w:rPr>
        <w:t>Painter, T. H., Duval, B., and Th</w:t>
      </w:r>
      <w:del w:id="2426" w:author="Unknown Author" w:date="2019-06-27T11:46:00Z">
        <w:r>
          <w:rPr>
            <w:rFonts w:cs="Times New Roman"/>
            <w:sz w:val="20"/>
            <w:szCs w:val="20"/>
            <w:lang w:val="en-GB"/>
          </w:rPr>
          <w:delText>i</w:delText>
        </w:r>
      </w:del>
      <w:ins w:id="2427" w:author="Unknown Author" w:date="2019-06-27T11:46:00Z">
        <w:r>
          <w:rPr>
            <w:rFonts w:cs="Times New Roman"/>
            <w:sz w:val="20"/>
            <w:szCs w:val="20"/>
            <w:lang w:val="en-GB"/>
          </w:rPr>
          <w:t>o</w:t>
        </w:r>
      </w:ins>
      <w:r>
        <w:rPr>
          <w:rFonts w:cs="Times New Roman"/>
          <w:sz w:val="20"/>
          <w:szCs w:val="20"/>
          <w:lang w:val="en-GB"/>
          <w:rPrChange w:id="0" w:author="Unknown Author" w:date="2019-06-18T15:32:00Z"/>
        </w:rPr>
        <w:t>mas, W. H.</w:t>
      </w:r>
      <w:del w:id="2429" w:author="Unknown Author" w:date="2019-06-27T11:46:00Z">
        <w:r>
          <w:rPr>
            <w:rFonts w:cs="Times New Roman"/>
            <w:sz w:val="20"/>
            <w:szCs w:val="20"/>
            <w:lang w:val="en-GB"/>
          </w:rPr>
          <w:delText xml:space="preserve"> (2001)</w:delText>
        </w:r>
      </w:del>
      <w:ins w:id="2430" w:author="Unknown Author" w:date="2019-06-27T11:46:00Z">
        <w:r>
          <w:rPr>
            <w:rFonts w:cs="Times New Roman"/>
            <w:sz w:val="20"/>
            <w:szCs w:val="20"/>
            <w:lang w:val="en-GB"/>
          </w:rPr>
          <w:t>:</w:t>
        </w:r>
      </w:ins>
      <w:r>
        <w:rPr>
          <w:rFonts w:cs="Times New Roman"/>
          <w:sz w:val="20"/>
          <w:szCs w:val="20"/>
          <w:lang w:val="en-GB"/>
          <w:rPrChange w:id="0" w:author="Unknown Author" w:date="2019-06-18T15:32:00Z"/>
        </w:rPr>
        <w:t xml:space="preserve"> Detection and quantification of snow algae with an airborne imaging spectrometer, Appl. Environ. Microbiol., 67, 5267–5272, </w:t>
      </w:r>
      <w:r>
        <w:rPr>
          <w:rStyle w:val="InternetLink"/>
          <w:rFonts w:cs="Times New Roman"/>
          <w:color w:val="000000"/>
          <w:sz w:val="20"/>
          <w:szCs w:val="20"/>
          <w:u w:val="none"/>
          <w:lang w:val="en-GB"/>
          <w:rPrChange w:id="0" w:author="Unknown Author" w:date="2019-06-27T11:47:00Z"/>
        </w:rPr>
        <w:t>https://doi.org/10.1128/AEM.67.11.5267-5272.2001</w:t>
      </w:r>
      <w:ins w:id="2433" w:author="Unknown Author" w:date="2019-06-27T11:46:00Z">
        <w:r>
          <w:rPr>
            <w:rStyle w:val="InternetLink"/>
            <w:rFonts w:cs="Times New Roman"/>
            <w:color w:val="000000"/>
            <w:sz w:val="20"/>
            <w:szCs w:val="20"/>
            <w:u w:val="none"/>
            <w:lang w:val="en-GB"/>
          </w:rPr>
          <w:t>, 2001.</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lang w:val="en-GB"/>
          <w:rPrChange w:id="0" w:author="Unknown Author" w:date="2019-06-18T15:32:00Z"/>
        </w:rPr>
        <w:t>Remias, D., Schwaiger, S., Aigner, S., Leya, T., Stuppner, H., Lutz, C.</w:t>
      </w:r>
      <w:del w:id="2435" w:author="Unknown Author" w:date="2019-06-27T11:47:00Z">
        <w:r>
          <w:rPr>
            <w:rFonts w:cs="Times New Roman"/>
            <w:sz w:val="20"/>
            <w:szCs w:val="20"/>
            <w:lang w:val="en-GB"/>
          </w:rPr>
          <w:delText xml:space="preserve"> (2012)</w:delText>
        </w:r>
      </w:del>
      <w:ins w:id="2436" w:author="Unknown Author" w:date="2019-06-27T11:47:00Z">
        <w:r>
          <w:rPr>
            <w:rFonts w:cs="Times New Roman"/>
            <w:sz w:val="20"/>
            <w:szCs w:val="20"/>
            <w:lang w:val="en-GB"/>
          </w:rPr>
          <w:t>:</w:t>
        </w:r>
      </w:ins>
      <w:r>
        <w:rPr>
          <w:rFonts w:cs="Times New Roman"/>
          <w:sz w:val="20"/>
          <w:szCs w:val="20"/>
          <w:lang w:val="en-GB"/>
          <w:rPrChange w:id="0" w:author="Unknown Author" w:date="2019-06-18T15:32:00Z"/>
        </w:rPr>
        <w:t xml:space="preserve"> Characterization of an UV- and VIS-absorbing, purpurogallin-derived secondary pigment new to algae and highly abundant in Mesotaenium berggrenii (Zygnematophyceae, Chlorophyta), an extremophyte living on glaciers, FEMS Microbiol. Ecol., 79, 638–648, </w:t>
      </w:r>
      <w:r>
        <w:rPr>
          <w:rStyle w:val="InternetLink"/>
          <w:rFonts w:cs="Times New Roman"/>
          <w:color w:val="000000"/>
          <w:sz w:val="20"/>
          <w:szCs w:val="20"/>
          <w:u w:val="none"/>
          <w:lang w:val="en-GB"/>
          <w:rPrChange w:id="0" w:author="Unknown Author" w:date="2019-06-27T11:47:00Z"/>
        </w:rPr>
        <w:t>https://doi.org/10.1111/j.1574-6941.2011.01245.x</w:t>
      </w:r>
      <w:ins w:id="2439" w:author="Unknown Author" w:date="2019-06-27T11:47:00Z">
        <w:r>
          <w:rPr>
            <w:rStyle w:val="InternetLink"/>
            <w:rFonts w:cs="Times New Roman"/>
            <w:color w:val="000000"/>
            <w:sz w:val="20"/>
            <w:szCs w:val="20"/>
            <w:u w:val="none"/>
            <w:lang w:val="en-GB"/>
          </w:rPr>
          <w:t>, 2012.</w:t>
        </w:r>
      </w:ins>
    </w:p>
    <w:p>
      <w:pPr>
        <w:pStyle w:val="Normal"/>
        <w:spacing w:lineRule="auto" w:line="360"/>
        <w:rPr>
          <w:rFonts w:ascii="Times New Roman" w:hAnsi="Times New Roman"/>
        </w:rPr>
      </w:pPr>
      <w:r>
        <w:rPr/>
      </w:r>
    </w:p>
    <w:p>
      <w:pPr>
        <w:pStyle w:val="Normal"/>
        <w:spacing w:lineRule="auto" w:line="360"/>
        <w:rPr/>
      </w:pPr>
      <w:r>
        <w:rPr>
          <w:rFonts w:cs="Times New Roman"/>
          <w:sz w:val="20"/>
          <w:szCs w:val="20"/>
          <w:rPrChange w:id="0" w:author="Unknown Author" w:date="2019-06-18T15:32:00Z"/>
        </w:rPr>
        <w:t>Rueden, C.T., Schindelin, J., Hiner, M.C., DeZonia, B.E., Walter, A.E., Arena, E.T., Eliceiri, K.W.</w:t>
      </w:r>
      <w:del w:id="2441" w:author="Unknown Author" w:date="2019-06-27T11:47:00Z">
        <w:r>
          <w:rPr>
            <w:rFonts w:cs="Times New Roman"/>
            <w:sz w:val="20"/>
            <w:szCs w:val="20"/>
          </w:rPr>
          <w:delText xml:space="preserve"> (2017)</w:delText>
        </w:r>
      </w:del>
      <w:ins w:id="2442" w:author="Unknown Author" w:date="2019-06-27T11:47:00Z">
        <w:r>
          <w:rPr>
            <w:rFonts w:cs="Times New Roman"/>
            <w:sz w:val="20"/>
            <w:szCs w:val="20"/>
          </w:rPr>
          <w:t>:</w:t>
        </w:r>
      </w:ins>
      <w:r>
        <w:rPr>
          <w:rFonts w:cs="Times New Roman"/>
          <w:sz w:val="20"/>
          <w:szCs w:val="20"/>
          <w:rPrChange w:id="0" w:author="Unknown Author" w:date="2019-06-18T15:32:00Z"/>
        </w:rPr>
        <w:t xml:space="preserve"> ImageJ2: ImageJ for the next generation of scientific image data. BMC Bioinformatics, 18: 529 doi: 10.1186/s12859-017-1934-z</w:t>
      </w:r>
      <w:ins w:id="2444" w:author="Unknown Author" w:date="2019-06-27T11:47:00Z">
        <w:r>
          <w:rPr>
            <w:rFonts w:cs="Times New Roman"/>
            <w:sz w:val="20"/>
            <w:szCs w:val="20"/>
          </w:rPr>
          <w:t>, 2017</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 xml:space="preserve">Ryan, J., Hubbard, A., Irvine-Fynn, T.D., Doyle, S.H., </w:t>
      </w:r>
      <w:r>
        <w:rPr>
          <w:rFonts w:cs="Times New Roman"/>
          <w:b w:val="false"/>
          <w:bCs w:val="false"/>
          <w:sz w:val="20"/>
          <w:szCs w:val="20"/>
          <w:rPrChange w:id="0" w:author="Unknown Author" w:date="2019-06-18T15:32:00Z"/>
        </w:rPr>
        <w:t>Cook, J.M.,</w:t>
      </w:r>
      <w:r>
        <w:rPr>
          <w:rFonts w:cs="Times New Roman"/>
          <w:sz w:val="20"/>
          <w:szCs w:val="20"/>
          <w:rPrChange w:id="0" w:author="Unknown Author" w:date="2019-06-18T15:32:00Z"/>
        </w:rPr>
        <w:t xml:space="preserve"> Stibal, M., Box, J.E.</w:t>
      </w:r>
      <w:del w:id="2448" w:author="Unknown Author" w:date="2019-06-27T11:47:00Z">
        <w:r>
          <w:rPr>
            <w:rFonts w:cs="Times New Roman"/>
            <w:sz w:val="20"/>
            <w:szCs w:val="20"/>
          </w:rPr>
          <w:delText>, 2017,</w:delText>
        </w:r>
      </w:del>
      <w:ins w:id="2449" w:author="Unknown Author" w:date="2019-06-27T11:47:00Z">
        <w:r>
          <w:rPr>
            <w:rFonts w:cs="Times New Roman"/>
            <w:sz w:val="20"/>
            <w:szCs w:val="20"/>
          </w:rPr>
          <w:t>:</w:t>
        </w:r>
      </w:ins>
      <w:r>
        <w:rPr>
          <w:rFonts w:cs="Times New Roman"/>
          <w:sz w:val="20"/>
          <w:szCs w:val="20"/>
          <w:rPrChange w:id="0" w:author="Unknown Author" w:date="2019-06-18T15:32:00Z"/>
        </w:rPr>
        <w:t xml:space="preserve"> How robust are in situ observations for validating satellite-derived albedo over the dark zone of the Greenland Ice Sheet? Geophysical Research Letters, 44 (12): 6218 – 6225</w:t>
      </w:r>
      <w:ins w:id="2451" w:author="Unknown Author" w:date="2019-06-27T11:48:00Z">
        <w:r>
          <w:rPr>
            <w:rFonts w:cs="Times New Roman"/>
            <w:sz w:val="20"/>
            <w:szCs w:val="20"/>
          </w:rPr>
          <w:t>, 2017.</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lang w:val="en-GB"/>
          <w:rPrChange w:id="0" w:author="Unknown Author" w:date="2019-06-18T15:32:00Z"/>
        </w:rPr>
        <w:t xml:space="preserve">Ryan, J., Hubbard, A., Irvine-Fynn, </w:t>
      </w:r>
      <w:r>
        <w:rPr>
          <w:rFonts w:cs="Times New Roman"/>
          <w:b w:val="false"/>
          <w:bCs w:val="false"/>
          <w:sz w:val="20"/>
          <w:szCs w:val="20"/>
          <w:lang w:val="en-GB"/>
          <w:rPrChange w:id="0" w:author="Unknown Author" w:date="2019-06-18T15:32:00Z"/>
        </w:rPr>
        <w:t xml:space="preserve">Cook, J., </w:t>
      </w:r>
      <w:r>
        <w:rPr>
          <w:rFonts w:cs="Times New Roman"/>
          <w:sz w:val="20"/>
          <w:szCs w:val="20"/>
          <w:lang w:val="en-GB"/>
          <w:rPrChange w:id="0" w:author="Unknown Author" w:date="2019-06-18T15:32:00Z"/>
        </w:rPr>
        <w:t xml:space="preserve"> T., Smith, L.C., Cameron, K., Box, J.E.</w:t>
      </w:r>
      <w:del w:id="2455" w:author="Unknown Author" w:date="2019-06-12T14:49:00Z">
        <w:r>
          <w:rPr>
            <w:rFonts w:cs="Times New Roman"/>
            <w:sz w:val="20"/>
            <w:szCs w:val="20"/>
            <w:lang w:val="en-GB"/>
          </w:rPr>
          <w:delText xml:space="preserve"> (2018a)</w:delText>
        </w:r>
      </w:del>
      <w:ins w:id="2456" w:author="Unknown Author" w:date="2019-06-12T14:49:00Z">
        <w:r>
          <w:rPr>
            <w:rFonts w:cs="Times New Roman"/>
            <w:sz w:val="20"/>
            <w:szCs w:val="20"/>
            <w:lang w:val="en-GB"/>
          </w:rPr>
          <w:t>:</w:t>
        </w:r>
      </w:ins>
      <w:r>
        <w:rPr>
          <w:rFonts w:cs="Times New Roman"/>
          <w:sz w:val="20"/>
          <w:szCs w:val="20"/>
          <w:lang w:val="en-GB"/>
          <w:rPrChange w:id="0" w:author="Unknown Author" w:date="2019-06-18T15:32:00Z"/>
        </w:rPr>
        <w:t xml:space="preserve"> Dark zone of the Greenland Ice Sheet controlled by distrbuted biologically-active impurities. Nature Communications, 9, 1065: doi: 10.1038/s41467-018-03353-2</w:t>
      </w:r>
      <w:ins w:id="2458" w:author="Unknown Author" w:date="2019-06-12T14:49:00Z">
        <w:r>
          <w:rPr>
            <w:rFonts w:cs="Times New Roman"/>
            <w:sz w:val="20"/>
            <w:szCs w:val="20"/>
            <w:lang w:val="en-GB"/>
          </w:rPr>
          <w:t>, 2018a</w:t>
        </w:r>
      </w:ins>
      <w:ins w:id="2459" w:author="Unknown Author" w:date="2019-06-27T11:48:00Z">
        <w:r>
          <w:rPr>
            <w:rFonts w:cs="Times New Roman"/>
            <w:sz w:val="20"/>
            <w:szCs w:val="20"/>
            <w:lang w:val="en-GB"/>
          </w:rPr>
          <w:t>.</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lang w:val="en-GB"/>
          <w:rPrChange w:id="0" w:author="Unknown Author" w:date="2019-06-18T15:32:00Z"/>
        </w:rPr>
        <w:t>Ryan, J., van As, D., Cooley, S.W., Cooper, M.G., Pitcher, L.H., Hubbard, A.</w:t>
      </w:r>
      <w:del w:id="2461" w:author="Unknown Author" w:date="2019-06-12T14:49:00Z">
        <w:r>
          <w:rPr>
            <w:rFonts w:cs="Times New Roman"/>
            <w:sz w:val="20"/>
            <w:szCs w:val="20"/>
            <w:lang w:val="en-GB"/>
          </w:rPr>
          <w:delText xml:space="preserve"> (2018).</w:delText>
        </w:r>
      </w:del>
      <w:ins w:id="2462" w:author="Unknown Author" w:date="2019-06-12T14:49:00Z">
        <w:r>
          <w:rPr>
            <w:rFonts w:cs="Times New Roman"/>
            <w:sz w:val="20"/>
            <w:szCs w:val="20"/>
            <w:lang w:val="en-GB"/>
          </w:rPr>
          <w:t>:</w:t>
        </w:r>
      </w:ins>
      <w:r>
        <w:rPr>
          <w:rFonts w:cs="Times New Roman"/>
          <w:sz w:val="20"/>
          <w:szCs w:val="20"/>
          <w:lang w:val="en-GB"/>
          <w:rPrChange w:id="0" w:author="Unknown Author" w:date="2019-06-18T15:32:00Z"/>
        </w:rPr>
        <w:t xml:space="preserve"> Greenland Ice Sheet surface melt amplified by snow</w:t>
      </w:r>
      <w:ins w:id="2464" w:author="Unknown Author" w:date="2019-06-12T14:49:00Z">
        <w:r>
          <w:rPr>
            <w:rFonts w:cs="Times New Roman"/>
            <w:sz w:val="20"/>
            <w:szCs w:val="20"/>
            <w:lang w:val="en-GB"/>
          </w:rPr>
          <w:t xml:space="preserve"> </w:t>
        </w:r>
      </w:ins>
      <w:r>
        <w:rPr>
          <w:rFonts w:cs="Times New Roman"/>
          <w:sz w:val="20"/>
          <w:szCs w:val="20"/>
          <w:lang w:val="en-GB"/>
          <w:rPrChange w:id="0" w:author="Unknown Author" w:date="2019-06-18T15:32:00Z"/>
        </w:rPr>
        <w:t>line migration and bare ice exposure. Science Advances, 5 (3): eeav3738, doi: 10.1126/sciadv.aav3738</w:t>
      </w:r>
      <w:ins w:id="2466" w:author="Unknown Author" w:date="2019-06-12T14:49:00Z">
        <w:r>
          <w:rPr>
            <w:rFonts w:cs="Times New Roman"/>
            <w:sz w:val="20"/>
            <w:szCs w:val="20"/>
            <w:lang w:val="en-GB"/>
          </w:rPr>
          <w:t>, 2018b</w:t>
        </w:r>
      </w:ins>
      <w:ins w:id="2467" w:author="Unknown Author" w:date="2019-06-27T11:48:00Z">
        <w:r>
          <w:rPr>
            <w:rFonts w:cs="Times New Roman"/>
            <w:sz w:val="20"/>
            <w:szCs w:val="20"/>
            <w:lang w:val="en-GB"/>
          </w:rPr>
          <w:t>.</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ins w:id="2468" w:author="Unknown Author" w:date="2019-06-24T20:27:00Z">
        <w:r>
          <w:rPr>
            <w:rFonts w:cs="Times New Roman"/>
            <w:sz w:val="20"/>
            <w:szCs w:val="20"/>
          </w:rPr>
          <w:t>Sanna, L., Romeo, A. Mineralogy and geochemistry of cryoconite sediments in Eqip Sermia glacier (central-west Greenland). Journal of Mediterranean Earth Sciences, 10: 159-166, 2018.</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lang w:val="en-GB"/>
          <w:rPrChange w:id="0" w:author="Unknown Author" w:date="2019-06-18T15:32:00Z"/>
        </w:rPr>
        <w:t>Seager, S., Turner, E.</w:t>
      </w:r>
      <w:del w:id="2470" w:author="Unknown Author" w:date="2019-06-27T11:48:00Z">
        <w:r>
          <w:rPr>
            <w:rFonts w:cs="Times New Roman"/>
            <w:sz w:val="20"/>
            <w:szCs w:val="20"/>
            <w:lang w:val="en-GB"/>
          </w:rPr>
          <w:delText xml:space="preserve"> </w:delText>
        </w:r>
      </w:del>
      <w:r>
        <w:rPr>
          <w:rFonts w:cs="Times New Roman"/>
          <w:sz w:val="20"/>
          <w:szCs w:val="20"/>
          <w:lang w:val="en-GB"/>
          <w:rPrChange w:id="0" w:author="Unknown Author" w:date="2019-06-18T15:32:00Z"/>
        </w:rPr>
        <w:t>L., Schafer, J.,</w:t>
      </w:r>
      <w:del w:id="2472" w:author="Unknown Author" w:date="2019-06-27T11:48:00Z">
        <w:r>
          <w:rPr>
            <w:rFonts w:cs="Times New Roman"/>
            <w:sz w:val="20"/>
            <w:szCs w:val="20"/>
            <w:lang w:val="en-GB"/>
          </w:rPr>
          <w:delText xml:space="preserve"> and</w:delText>
        </w:r>
      </w:del>
      <w:r>
        <w:rPr>
          <w:rFonts w:cs="Times New Roman"/>
          <w:sz w:val="20"/>
          <w:szCs w:val="20"/>
          <w:lang w:val="en-GB"/>
          <w:rPrChange w:id="0" w:author="Unknown Author" w:date="2019-06-18T15:32:00Z"/>
        </w:rPr>
        <w:t xml:space="preserve"> Ford, E.</w:t>
      </w:r>
      <w:del w:id="2474" w:author="Unknown Author" w:date="2019-06-27T11:48:00Z">
        <w:r>
          <w:rPr>
            <w:rFonts w:cs="Times New Roman"/>
            <w:sz w:val="20"/>
            <w:szCs w:val="20"/>
            <w:lang w:val="en-GB"/>
          </w:rPr>
          <w:delText xml:space="preserve"> </w:delText>
        </w:r>
      </w:del>
      <w:r>
        <w:rPr>
          <w:rFonts w:cs="Times New Roman"/>
          <w:sz w:val="20"/>
          <w:szCs w:val="20"/>
          <w:lang w:val="en-GB"/>
          <w:rPrChange w:id="0" w:author="Unknown Author" w:date="2019-06-18T15:32:00Z"/>
        </w:rPr>
        <w:t>B.</w:t>
      </w:r>
      <w:del w:id="2476" w:author="Unknown Author" w:date="2019-06-27T11:48:00Z">
        <w:r>
          <w:rPr>
            <w:rFonts w:cs="Times New Roman"/>
            <w:sz w:val="20"/>
            <w:szCs w:val="20"/>
            <w:lang w:val="en-GB"/>
          </w:rPr>
          <w:delText xml:space="preserve"> (2005)</w:delText>
        </w:r>
      </w:del>
      <w:ins w:id="2477" w:author="Unknown Author" w:date="2019-06-27T11:48:00Z">
        <w:r>
          <w:rPr>
            <w:rFonts w:cs="Times New Roman"/>
            <w:sz w:val="20"/>
            <w:szCs w:val="20"/>
            <w:lang w:val="en-GB"/>
          </w:rPr>
          <w:t>:</w:t>
        </w:r>
      </w:ins>
      <w:r>
        <w:rPr>
          <w:rFonts w:cs="Times New Roman"/>
          <w:sz w:val="20"/>
          <w:szCs w:val="20"/>
          <w:lang w:val="en-GB"/>
          <w:rPrChange w:id="0" w:author="Unknown Author" w:date="2019-06-18T15:32:00Z"/>
        </w:rPr>
        <w:t xml:space="preserve"> Vegetation’s red edge: a possible spectroscopic biosignature of extraterrestrial plants, Astrobiology, 5, 372–390</w:t>
      </w:r>
      <w:ins w:id="2479" w:author="Unknown Author" w:date="2019-06-27T11:48:00Z">
        <w:r>
          <w:rPr>
            <w:rFonts w:cs="Times New Roman"/>
            <w:sz w:val="20"/>
            <w:szCs w:val="20"/>
            <w:lang w:val="en-GB"/>
          </w:rPr>
          <w:t>, 2005.</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 xml:space="preserve">Shepherd, A., Ivins, E. R., </w:t>
      </w:r>
      <w:del w:id="2481" w:author="Unknown Author" w:date="2019-06-12T18:53:00Z">
        <w:r>
          <w:rPr>
            <w:rFonts w:cs="Times New Roman"/>
            <w:sz w:val="20"/>
            <w:szCs w:val="20"/>
          </w:rPr>
          <w:delText xml:space="preserve">A, G., </w:delText>
        </w:r>
      </w:del>
      <w:r>
        <w:rPr>
          <w:rFonts w:cs="Times New Roman"/>
          <w:sz w:val="20"/>
          <w:szCs w:val="20"/>
          <w:rPrChange w:id="0" w:author="Unknown Author" w:date="2019-06-18T15:32:00Z"/>
        </w:rPr>
        <w:t>Barletta, V. R., Bentley, M. J., Bettadpur, S., Briggs, K. H., Bromwich, D. H., Forsberg, R., Galin, N., Horwath, M., Jacobs, S., Joughin, I., King, M. A., Lenaerts, J. T. M., Li, J., Ligtenberg, S. R. M., Luckman, A., Luthcke, S. B., McMillan, M., Meister, R., Milne, G., Mouginot, J., Muir, A., Nicolas, J. P., Paden, J., Payne, A. J., Pritchard, H., Rignot, E., Rott, H., Sohn, H.</w:t>
      </w:r>
      <w:del w:id="2483" w:author="Unknown Author" w:date="2019-06-12T18:52:00Z">
        <w:r>
          <w:rPr>
            <w:rFonts w:cs="Times New Roman"/>
            <w:sz w:val="20"/>
            <w:szCs w:val="20"/>
          </w:rPr>
          <w:delText>-</w:delText>
        </w:r>
      </w:del>
      <w:r>
        <w:rPr>
          <w:rFonts w:cs="Times New Roman"/>
          <w:sz w:val="20"/>
          <w:szCs w:val="20"/>
          <w:rPrChange w:id="0" w:author="Unknown Author" w:date="2019-06-18T15:32:00Z"/>
        </w:rPr>
        <w:t>G.</w:t>
      </w:r>
      <w:ins w:id="2485" w:author="Unknown Author" w:date="2019-06-12T18:52:00Z">
        <w:r>
          <w:rPr>
            <w:rFonts w:cs="Times New Roman"/>
            <w:sz w:val="20"/>
            <w:szCs w:val="20"/>
          </w:rPr>
          <w:t xml:space="preserve"> </w:t>
        </w:r>
      </w:ins>
      <w:del w:id="2486" w:author="Unknown Author" w:date="2019-06-12T18:52:00Z">
        <w:r>
          <w:rPr>
            <w:rFonts w:cs="Times New Roman"/>
            <w:sz w:val="20"/>
            <w:szCs w:val="20"/>
          </w:rPr>
          <w:delText>r</w:delText>
        </w:r>
      </w:del>
      <w:ins w:id="2487" w:author="Unknown Author" w:date="2019-06-12T18:52:00Z">
        <w:r>
          <w:rPr>
            <w:rFonts w:cs="Times New Roman"/>
            <w:sz w:val="20"/>
            <w:szCs w:val="20"/>
          </w:rPr>
          <w:t>R</w:t>
        </w:r>
      </w:ins>
      <w:r>
        <w:rPr>
          <w:rFonts w:cs="Times New Roman"/>
          <w:sz w:val="20"/>
          <w:szCs w:val="20"/>
          <w:rPrChange w:id="0" w:author="Unknown Author" w:date="2019-06-18T15:32:00Z"/>
        </w:rPr>
        <w:t>ensen, L. S., Scambos, T. A., Scheuchl, B., Schrama, E. J. O., Smith, B., Sundal, A. V., van Angelen, J. H., van de Berg, W. J., van den Broeke, M. R., Vaughan, D. G., Velicogna, I., Wahr, J., Whitehouse, P. L., Wingham, D. J., Yi, D., Young, D.,</w:t>
      </w:r>
      <w:del w:id="2489" w:author="Unknown Author" w:date="2019-06-27T11:48:00Z">
        <w:r>
          <w:rPr>
            <w:rFonts w:cs="Times New Roman"/>
            <w:sz w:val="20"/>
            <w:szCs w:val="20"/>
          </w:rPr>
          <w:delText xml:space="preserve"> and</w:delText>
        </w:r>
      </w:del>
      <w:r>
        <w:rPr>
          <w:rFonts w:cs="Times New Roman"/>
          <w:sz w:val="20"/>
          <w:szCs w:val="20"/>
          <w:rPrChange w:id="0" w:author="Unknown Author" w:date="2019-06-18T15:32:00Z"/>
        </w:rPr>
        <w:t xml:space="preserve"> Zwally, H. J.</w:t>
      </w:r>
      <w:del w:id="2491" w:author="Unknown Author" w:date="2019-06-12T18:53:00Z">
        <w:r>
          <w:rPr>
            <w:rFonts w:cs="Times New Roman"/>
            <w:sz w:val="20"/>
            <w:szCs w:val="20"/>
          </w:rPr>
          <w:delText xml:space="preserve"> (2012)</w:delText>
        </w:r>
      </w:del>
      <w:ins w:id="2492" w:author="Unknown Author" w:date="2019-06-12T18:53:00Z">
        <w:r>
          <w:rPr>
            <w:rFonts w:cs="Times New Roman"/>
            <w:sz w:val="20"/>
            <w:szCs w:val="20"/>
          </w:rPr>
          <w:t>:</w:t>
        </w:r>
      </w:ins>
      <w:r>
        <w:rPr>
          <w:rFonts w:cs="Times New Roman"/>
          <w:sz w:val="20"/>
          <w:szCs w:val="20"/>
          <w:rPrChange w:id="0" w:author="Unknown Author" w:date="2019-06-18T15:32:00Z"/>
        </w:rPr>
        <w:t xml:space="preserve"> A Reconciled Estimate of Ice-Sheet Mass Balance, Science, 338, 1183–1189, doi:10.1126/science.1228102</w:t>
      </w:r>
      <w:ins w:id="2494" w:author="Unknown Author" w:date="2019-06-12T18:53:00Z">
        <w:r>
          <w:rPr>
            <w:rFonts w:cs="Times New Roman"/>
            <w:sz w:val="20"/>
            <w:szCs w:val="20"/>
          </w:rPr>
          <w:t>. 2012.</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ascii="Times New Roman" w:hAnsi="Times New Roman"/>
        </w:rPr>
      </w:pPr>
      <w:r>
        <w:rPr>
          <w:rFonts w:cs="Times New Roman"/>
          <w:sz w:val="20"/>
          <w:szCs w:val="20"/>
          <w:rPrChange w:id="0" w:author="Unknown Author" w:date="2019-06-18T15:32:00Z"/>
        </w:rPr>
        <w:t>Shimada, R., Takeuchi, N., and Aoki, T.: Inter-annual and geographical variations in the extent of bare ice and dark ice on the Greenland ice sheet derived from MODIS satellite images, Frontiers in Earth Science, 4, doi:10.3389/feart.2016.00043</w:t>
      </w:r>
    </w:p>
    <w:p>
      <w:pPr>
        <w:pStyle w:val="Normal"/>
        <w:spacing w:lineRule="auto" w:line="360"/>
        <w:rPr/>
      </w:pPr>
      <w:r>
        <w:rPr>
          <w:rFonts w:cs="Times New Roman"/>
          <w:sz w:val="20"/>
          <w:szCs w:val="20"/>
          <w:rPrChange w:id="0" w:author="Unknown Author" w:date="2019-06-18T15:32:00Z"/>
        </w:rPr>
        <w:t xml:space="preserve">Skiles, S. M., Painter, T. H., </w:t>
      </w:r>
      <w:del w:id="2497" w:author="Unknown Author" w:date="2019-06-27T11:48:00Z">
        <w:r>
          <w:rPr>
            <w:rFonts w:cs="Times New Roman"/>
            <w:sz w:val="20"/>
            <w:szCs w:val="20"/>
          </w:rPr>
          <w:delText xml:space="preserve">and </w:delText>
        </w:r>
      </w:del>
      <w:r>
        <w:rPr>
          <w:rFonts w:cs="Times New Roman"/>
          <w:sz w:val="20"/>
          <w:szCs w:val="20"/>
          <w:rPrChange w:id="0" w:author="Unknown Author" w:date="2019-06-18T15:32:00Z"/>
        </w:rPr>
        <w:t>Okin, G. S.</w:t>
      </w:r>
      <w:ins w:id="2499" w:author="Unknown Author" w:date="2019-06-27T11:48:00Z">
        <w:r>
          <w:rPr>
            <w:rFonts w:cs="Times New Roman"/>
            <w:sz w:val="20"/>
            <w:szCs w:val="20"/>
          </w:rPr>
          <w:t>:</w:t>
        </w:r>
      </w:ins>
      <w:r>
        <w:rPr>
          <w:rFonts w:cs="Times New Roman"/>
          <w:sz w:val="20"/>
          <w:szCs w:val="20"/>
          <w:rPrChange w:id="0" w:author="Unknown Author" w:date="2019-06-18T15:32:00Z"/>
        </w:rPr>
        <w:t xml:space="preserve"> </w:t>
      </w:r>
      <w:del w:id="2501" w:author="Unknown Author" w:date="2019-06-27T11:48:00Z">
        <w:r>
          <w:rPr>
            <w:rFonts w:cs="Times New Roman"/>
            <w:sz w:val="20"/>
            <w:szCs w:val="20"/>
          </w:rPr>
          <w:delText xml:space="preserve">(2017) </w:delText>
        </w:r>
      </w:del>
      <w:r>
        <w:rPr>
          <w:rFonts w:cs="Times New Roman"/>
          <w:sz w:val="20"/>
          <w:szCs w:val="20"/>
          <w:rPrChange w:id="0" w:author="Unknown Author" w:date="2019-06-18T15:32:00Z"/>
        </w:rPr>
        <w:t>A method to retrieve the spectral complex refractive index and single scattering optical properties of dust deposited in mountain snow, J. Glaciol., 63, 133–147,</w:t>
      </w:r>
      <w:r>
        <w:rPr>
          <w:rFonts w:cs="Times New Roman"/>
          <w:color w:val="000000"/>
          <w:sz w:val="20"/>
          <w:szCs w:val="20"/>
          <w:u w:val="none"/>
          <w:rPrChange w:id="0" w:author="Unknown Author" w:date="2019-06-18T15:32:00Z"/>
        </w:rPr>
        <w:t xml:space="preserve"> </w:t>
      </w:r>
      <w:r>
        <w:rPr>
          <w:rStyle w:val="InternetLink"/>
          <w:rFonts w:cs="Times New Roman"/>
          <w:color w:val="000000"/>
          <w:sz w:val="20"/>
          <w:szCs w:val="20"/>
          <w:u w:val="none"/>
          <w:rPrChange w:id="0" w:author="Unknown Author" w:date="2019-06-27T11:49:00Z"/>
        </w:rPr>
        <w:t>https://doi.org/10.1017/jog.2016.126</w:t>
      </w:r>
      <w:ins w:id="2505" w:author="Unknown Author" w:date="2019-06-27T11:48:00Z">
        <w:r>
          <w:rPr>
            <w:rStyle w:val="InternetLink"/>
            <w:rFonts w:cs="Times New Roman"/>
            <w:color w:val="000000"/>
            <w:sz w:val="20"/>
            <w:szCs w:val="20"/>
            <w:u w:val="none"/>
          </w:rPr>
          <w:t>, 2017.</w:t>
        </w:r>
      </w:ins>
    </w:p>
    <w:p>
      <w:pPr>
        <w:pStyle w:val="Normal"/>
        <w:spacing w:lineRule="auto" w:line="360"/>
        <w:rPr>
          <w:rFonts w:ascii="Times New Roman" w:hAnsi="Times New Roman"/>
        </w:rPr>
      </w:pPr>
      <w:r>
        <w:rPr/>
      </w:r>
    </w:p>
    <w:p>
      <w:pPr>
        <w:pStyle w:val="Normal"/>
        <w:spacing w:lineRule="auto" w:line="360"/>
        <w:rPr/>
      </w:pPr>
      <w:ins w:id="2506" w:author="Unknown Author" w:date="2019-06-09T22:49:00Z">
        <w:r>
          <w:rPr>
            <w:rFonts w:cs="Times New Roman"/>
            <w:color w:val="000000"/>
            <w:sz w:val="20"/>
            <w:szCs w:val="20"/>
          </w:rPr>
          <w:t>Smeets, C. J. P. P., Van den Broeke, M. R.: Temporal and spatial variations of the aerodynamic roughness length in the ablation zone of the Greenland ice sheet, Bound.-Lay. Meteorol., 128,315–338, https://doi.org/10.1007/s10546-008-9291-0, 2008.</w:t>
        </w:r>
      </w:ins>
    </w:p>
    <w:p>
      <w:pPr>
        <w:pStyle w:val="Normal"/>
        <w:spacing w:lineRule="auto" w:line="360"/>
        <w:rPr>
          <w:rFonts w:ascii="Times New Roman" w:hAnsi="Times New Roman"/>
        </w:rPr>
      </w:pPr>
      <w:r>
        <w:rPr/>
      </w:r>
    </w:p>
    <w:p>
      <w:pPr>
        <w:pStyle w:val="Normal"/>
        <w:spacing w:lineRule="auto" w:line="360"/>
        <w:rPr/>
      </w:pPr>
      <w:r>
        <w:rPr>
          <w:rFonts w:cs="Times New Roman"/>
          <w:sz w:val="20"/>
          <w:szCs w:val="20"/>
          <w:rPrChange w:id="0" w:author="Unknown Author" w:date="2019-06-18T15:32:00Z"/>
        </w:rPr>
        <w:t>Smith, L.C., Yang, K., Pitcher, L.H., Overstreet, B.T., Chu, V,W., Rennermalm, A., Ryan, J.C., Cooper, M.G., Gleason, C.J., Tedesco, M., Jeyaratnam, J., van As, D., van den Broeke, M.R., van de Berg, W.J., Noel, B., Langen, P.L., Cullather, R.I., Zhao, B, Willis, M.J., Hubbard, A., Box, J.E., Jenner, B.A., Behar, A.E.</w:t>
      </w:r>
      <w:del w:id="2508" w:author="Unknown Author" w:date="2019-06-27T11:49:00Z">
        <w:r>
          <w:rPr>
            <w:rFonts w:cs="Times New Roman"/>
            <w:sz w:val="20"/>
            <w:szCs w:val="20"/>
          </w:rPr>
          <w:delText xml:space="preserve"> (2017)</w:delText>
        </w:r>
      </w:del>
      <w:ins w:id="2509" w:author="Unknown Author" w:date="2019-06-27T11:49:00Z">
        <w:r>
          <w:rPr>
            <w:rFonts w:cs="Times New Roman"/>
            <w:sz w:val="20"/>
            <w:szCs w:val="20"/>
          </w:rPr>
          <w:t>:</w:t>
        </w:r>
      </w:ins>
      <w:r>
        <w:rPr>
          <w:rFonts w:cs="Times New Roman"/>
          <w:sz w:val="20"/>
          <w:szCs w:val="20"/>
          <w:rPrChange w:id="0" w:author="Unknown Author" w:date="2019-06-18T15:32:00Z"/>
        </w:rPr>
        <w:t xml:space="preserve"> Direct measurements of meltwater runoff on the Greenland ice sheet surface. PNAS, 114 (50): E10622 – E10631, </w:t>
      </w:r>
      <w:r>
        <w:rPr>
          <w:rStyle w:val="InternetLink"/>
          <w:rFonts w:cs="Times New Roman"/>
          <w:color w:val="000000"/>
          <w:sz w:val="20"/>
          <w:szCs w:val="20"/>
          <w:u w:val="none"/>
          <w:rPrChange w:id="0" w:author="Unknown Author" w:date="2019-06-27T11:49:00Z"/>
        </w:rPr>
        <w:t>https://doi.org/10.1073/pnas.1707743114</w:t>
      </w:r>
      <w:ins w:id="2512" w:author="Unknown Author" w:date="2019-06-27T11:49:00Z">
        <w:r>
          <w:rPr>
            <w:rStyle w:val="InternetLink"/>
            <w:rFonts w:cs="Times New Roman"/>
            <w:color w:val="000000"/>
            <w:sz w:val="20"/>
            <w:szCs w:val="20"/>
            <w:u w:val="none"/>
          </w:rPr>
          <w:t>, 2017.</w:t>
        </w:r>
      </w:ins>
    </w:p>
    <w:p>
      <w:pPr>
        <w:pStyle w:val="Normal"/>
        <w:spacing w:lineRule="auto" w:line="360"/>
        <w:rPr>
          <w:rFonts w:ascii="Times New Roman" w:hAnsi="Times New Roman"/>
        </w:rPr>
      </w:pPr>
      <w:r>
        <w:rPr/>
      </w:r>
    </w:p>
    <w:p>
      <w:pPr>
        <w:pStyle w:val="Normal"/>
        <w:spacing w:lineRule="auto" w:line="360"/>
        <w:rPr/>
      </w:pPr>
      <w:r>
        <w:rPr>
          <w:rFonts w:cs="Times New Roman"/>
          <w:sz w:val="20"/>
          <w:szCs w:val="20"/>
          <w:rPrChange w:id="0" w:author="Unknown Author" w:date="2019-06-18T15:32:00Z"/>
        </w:rPr>
        <w:t>Stibal, M., Box, J.E., Cameron, K.A., Langen, P.L., Yallop, M., Mottram, R.H., Khan, A.L., Molotch, N.P., Chrismas, N.A.M., Quaglia, F.C., Remias, D., Smeets, C.J.P., van den Broecke, M.R., Ryan, J.C., Hubbard, A., Tranter, M., van As, D., Ahlstrøm, A.P.</w:t>
      </w:r>
      <w:del w:id="2514" w:author="Unknown Author" w:date="2019-06-27T11:49:00Z">
        <w:r>
          <w:rPr>
            <w:rFonts w:cs="Times New Roman"/>
            <w:sz w:val="20"/>
            <w:szCs w:val="20"/>
          </w:rPr>
          <w:delText xml:space="preserve"> (2017)</w:delText>
        </w:r>
      </w:del>
      <w:ins w:id="2515" w:author="Unknown Author" w:date="2019-06-27T11:49:00Z">
        <w:r>
          <w:rPr>
            <w:rFonts w:cs="Times New Roman"/>
            <w:sz w:val="20"/>
            <w:szCs w:val="20"/>
          </w:rPr>
          <w:t>:</w:t>
        </w:r>
      </w:ins>
      <w:r>
        <w:rPr>
          <w:rFonts w:cs="Times New Roman"/>
          <w:sz w:val="20"/>
          <w:szCs w:val="20"/>
          <w:rPrChange w:id="0" w:author="Unknown Author" w:date="2019-06-18T15:32:00Z"/>
        </w:rPr>
        <w:t xml:space="preserve"> Algae drive enhanced darkening of bare ice on the Greenland Ice Sheet. Geophysical Research Letters, 44 (11): 11463-11471</w:t>
      </w:r>
      <w:ins w:id="2517" w:author="Unknown Author" w:date="2019-06-27T11:49:00Z">
        <w:r>
          <w:rPr>
            <w:rFonts w:cs="Times New Roman"/>
            <w:sz w:val="20"/>
            <w:szCs w:val="20"/>
          </w:rPr>
          <w:t>, 2017.</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 xml:space="preserve">Stroeve, J., Box, J. E., Wang, Z., Schaaf, C., </w:t>
      </w:r>
      <w:del w:id="2519" w:author="Unknown Author" w:date="2019-06-27T11:50:00Z">
        <w:r>
          <w:rPr>
            <w:rFonts w:cs="Times New Roman"/>
            <w:sz w:val="20"/>
            <w:szCs w:val="20"/>
          </w:rPr>
          <w:delText xml:space="preserve">and </w:delText>
        </w:r>
      </w:del>
      <w:r>
        <w:rPr>
          <w:rFonts w:cs="Times New Roman"/>
          <w:sz w:val="20"/>
          <w:szCs w:val="20"/>
          <w:rPrChange w:id="0" w:author="Unknown Author" w:date="2019-06-18T15:32:00Z"/>
        </w:rPr>
        <w:t>Barett, A.</w:t>
      </w:r>
      <w:del w:id="2521" w:author="Unknown Author" w:date="2019-06-27T11:50:00Z">
        <w:r>
          <w:rPr>
            <w:rFonts w:cs="Times New Roman"/>
            <w:sz w:val="20"/>
            <w:szCs w:val="20"/>
          </w:rPr>
          <w:delText xml:space="preserve"> (2013).</w:delText>
        </w:r>
      </w:del>
      <w:ins w:id="2522" w:author="Unknown Author" w:date="2019-06-27T11:50:00Z">
        <w:r>
          <w:rPr>
            <w:rFonts w:cs="Times New Roman"/>
            <w:sz w:val="20"/>
            <w:szCs w:val="20"/>
          </w:rPr>
          <w:t>:</w:t>
        </w:r>
      </w:ins>
      <w:r>
        <w:rPr>
          <w:rFonts w:cs="Times New Roman"/>
          <w:sz w:val="20"/>
          <w:szCs w:val="20"/>
          <w:rPrChange w:id="0" w:author="Unknown Author" w:date="2019-06-18T15:32:00Z"/>
        </w:rPr>
        <w:t xml:space="preserve"> Re-evaluation of MODIS MCD43 Greenland albedo accuracy and trends. Remote Sensing of Environment, 138, 99–214. doi: 10.1016/j.rse.2013.07.023</w:t>
      </w:r>
      <w:ins w:id="2524" w:author="Unknown Author" w:date="2019-06-27T11:49:00Z">
        <w:r>
          <w:rPr>
            <w:rFonts w:cs="Times New Roman"/>
            <w:sz w:val="20"/>
            <w:szCs w:val="20"/>
          </w:rPr>
          <w:t>, 2013</w:t>
        </w:r>
      </w:ins>
      <w:ins w:id="2525" w:author="Unknown Author" w:date="2019-06-27T11:50:00Z">
        <w:r>
          <w:rPr>
            <w:rFonts w:cs="Times New Roman"/>
            <w:sz w:val="20"/>
            <w:szCs w:val="20"/>
          </w:rPr>
          <w:t>.</w:t>
        </w:r>
      </w:ins>
    </w:p>
    <w:p>
      <w:pPr>
        <w:pStyle w:val="Normal"/>
        <w:spacing w:lineRule="auto" w:line="360"/>
        <w:rPr>
          <w:rStyle w:val="InternetLink"/>
          <w:rFonts w:ascii="Times New Roman" w:hAnsi="Times New Roman" w:cs="Times New Roman"/>
          <w:sz w:val="20"/>
          <w:szCs w:val="20"/>
        </w:rPr>
      </w:pPr>
      <w:r>
        <w:rPr>
          <w:rFonts w:cs="Times New Roman"/>
          <w:sz w:val="20"/>
          <w:szCs w:val="20"/>
        </w:rPr>
      </w:r>
    </w:p>
    <w:p>
      <w:pPr>
        <w:pStyle w:val="Normal"/>
        <w:spacing w:lineRule="auto" w:line="360"/>
        <w:rPr/>
      </w:pPr>
      <w:ins w:id="2526" w:author="Unknown Author" w:date="2019-06-24T19:49:00Z">
        <w:r>
          <w:rPr>
            <w:rStyle w:val="InternetLink"/>
            <w:rFonts w:cs="Times New Roman"/>
            <w:color w:val="000000"/>
            <w:sz w:val="20"/>
            <w:szCs w:val="20"/>
            <w:u w:val="none"/>
          </w:rPr>
          <w:t xml:space="preserve">Tedesco, M., Foreman, C., Anton, J., Steiner, N., Schwartzman, T.: Comparative analysis of morphological, mineralogical and spectral properties of cryoconite in Jakobshavn Isbræ, Greenland, and Canada Glacier, Antarctica. </w:t>
        </w:r>
      </w:ins>
      <w:ins w:id="2527" w:author="Unknown Author" w:date="2019-06-24T19:49:00Z">
        <w:r>
          <w:rPr>
            <w:rStyle w:val="InternetLink"/>
            <w:rFonts w:cs="Times New Roman"/>
            <w:i/>
            <w:color w:val="000000"/>
            <w:sz w:val="20"/>
            <w:szCs w:val="20"/>
            <w:u w:val="none"/>
          </w:rPr>
          <w:t>Annals of Glaciology,</w:t>
        </w:r>
      </w:ins>
      <w:ins w:id="2528" w:author="Unknown Author" w:date="2019-06-24T19:49:00Z">
        <w:r>
          <w:rPr>
            <w:rStyle w:val="InternetLink"/>
            <w:rFonts w:cs="Times New Roman"/>
            <w:color w:val="000000"/>
            <w:sz w:val="20"/>
            <w:szCs w:val="20"/>
            <w:u w:val="none"/>
          </w:rPr>
          <w:t xml:space="preserve"> </w:t>
        </w:r>
      </w:ins>
      <w:ins w:id="2529" w:author="Unknown Author" w:date="2019-06-24T19:49:00Z">
        <w:r>
          <w:rPr>
            <w:rStyle w:val="InternetLink"/>
            <w:rFonts w:cs="Times New Roman"/>
            <w:i/>
            <w:color w:val="000000"/>
            <w:sz w:val="20"/>
            <w:szCs w:val="20"/>
            <w:u w:val="none"/>
          </w:rPr>
          <w:t>54</w:t>
        </w:r>
      </w:ins>
      <w:ins w:id="2530" w:author="Unknown Author" w:date="2019-06-24T19:49:00Z">
        <w:r>
          <w:rPr>
            <w:rStyle w:val="InternetLink"/>
            <w:rFonts w:cs="Times New Roman"/>
            <w:color w:val="000000"/>
            <w:sz w:val="20"/>
            <w:szCs w:val="20"/>
            <w:u w:val="none"/>
          </w:rPr>
          <w:t>(63), 147-157. doi:10.3189/2013AoG63A417</w:t>
        </w:r>
      </w:ins>
      <w:ins w:id="2531" w:author="Unknown Author" w:date="2019-06-27T11:50:00Z">
        <w:r>
          <w:rPr>
            <w:rStyle w:val="InternetLink"/>
            <w:rFonts w:cs="Times New Roman"/>
            <w:color w:val="000000"/>
            <w:sz w:val="20"/>
            <w:szCs w:val="20"/>
            <w:u w:val="none"/>
          </w:rPr>
          <w:t>, 2013.</w:t>
        </w:r>
      </w:ins>
    </w:p>
    <w:p>
      <w:pPr>
        <w:pStyle w:val="Normal"/>
        <w:spacing w:lineRule="auto" w:line="360"/>
        <w:rPr/>
      </w:pPr>
      <w:r>
        <w:rPr/>
      </w:r>
    </w:p>
    <w:p>
      <w:pPr>
        <w:pStyle w:val="Normal"/>
        <w:spacing w:lineRule="auto" w:line="360"/>
        <w:rPr>
          <w:rStyle w:val="InternetLink"/>
          <w:rFonts w:cs="Times New Roman"/>
          <w:sz w:val="20"/>
          <w:szCs w:val="20"/>
        </w:rPr>
      </w:pPr>
      <w:del w:id="2532" w:author="Unknown Author" w:date="2019-06-18T14:30:00Z">
        <w:r>
          <w:rPr>
            <w:rFonts w:cs="Times New Roman"/>
            <w:sz w:val="20"/>
            <w:szCs w:val="20"/>
          </w:rPr>
          <w:delText>Uetake, J., Naganuma, T., Hebsgaard, M. B., Kanda, H., and Kohshima, S. (2010) Communities of algae and cyanobacteria on glaciers in west Greenland, Polar Science, 4, 71 – 80, doi:</w:delText>
        </w:r>
      </w:del>
      <w:hyperlink r:id="rId20">
        <w:del w:id="2533" w:author="Unknown Author" w:date="2019-06-18T14:30:00Z">
          <w:r>
            <w:rPr>
              <w:rStyle w:val="InternetLink"/>
              <w:rFonts w:cs="Times New Roman"/>
              <w:sz w:val="20"/>
              <w:szCs w:val="20"/>
            </w:rPr>
            <w:delText>http://dx.doi.org/10.1016/j.polar.2010.03.002</w:delText>
          </w:r>
        </w:del>
      </w:hyperlink>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ins w:id="2534" w:author="Unknown Author" w:date="2019-06-12T14:50:00Z">
        <w:r>
          <w:rPr>
            <w:rFonts w:cs="Times New Roman"/>
            <w:b w:val="false"/>
            <w:i w:val="false"/>
            <w:caps w:val="false"/>
            <w:smallCaps w:val="false"/>
            <w:spacing w:val="0"/>
            <w:sz w:val="20"/>
            <w:szCs w:val="20"/>
          </w:rPr>
          <w:t>Tedesco, M., Doherty, S., Fettweis, X., Alexander, P., Jeyaratnam, J., Nobel, E., Stroeve, J.: The darkening of the Greenland ice sheet trends, drivers and projections (1981 – 2100), The Cryosphere, 10, 477-496, doi: 10.5194/tc-10-477-2016</w:t>
        </w:r>
      </w:ins>
      <w:ins w:id="2535" w:author="Unknown Author" w:date="2019-06-27T11:50:00Z">
        <w:r>
          <w:rPr>
            <w:rFonts w:cs="Times New Roman"/>
            <w:b w:val="false"/>
            <w:i w:val="false"/>
            <w:caps w:val="false"/>
            <w:smallCaps w:val="false"/>
            <w:spacing w:val="0"/>
            <w:sz w:val="20"/>
            <w:szCs w:val="20"/>
          </w:rPr>
          <w:t>, 2016.</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 xml:space="preserve">Tedstone, A.J., Bamber, J.L., </w:t>
      </w:r>
      <w:r>
        <w:rPr>
          <w:rFonts w:cs="Times New Roman"/>
          <w:b w:val="false"/>
          <w:bCs w:val="false"/>
          <w:sz w:val="20"/>
          <w:szCs w:val="20"/>
          <w:rPrChange w:id="0" w:author="Unknown Author" w:date="2019-06-18T15:32:00Z"/>
        </w:rPr>
        <w:t>Cook, J.M.,</w:t>
      </w:r>
      <w:r>
        <w:rPr>
          <w:rFonts w:cs="Times New Roman"/>
          <w:sz w:val="20"/>
          <w:szCs w:val="20"/>
          <w:rPrChange w:id="0" w:author="Unknown Author" w:date="2019-06-18T15:32:00Z"/>
        </w:rPr>
        <w:t xml:space="preserve"> Williamson, C.J., Fettweis, X., Hodson, A.J., Tranter, M.</w:t>
      </w:r>
      <w:del w:id="2539" w:author="Unknown Author" w:date="2019-06-27T11:51:00Z">
        <w:r>
          <w:rPr>
            <w:rFonts w:cs="Times New Roman"/>
            <w:sz w:val="20"/>
            <w:szCs w:val="20"/>
          </w:rPr>
          <w:delText>, 2017</w:delText>
        </w:r>
      </w:del>
      <w:ins w:id="2540" w:author="Unknown Author" w:date="2019-06-27T11:51:00Z">
        <w:r>
          <w:rPr>
            <w:rFonts w:cs="Times New Roman"/>
            <w:sz w:val="20"/>
            <w:szCs w:val="20"/>
          </w:rPr>
          <w:t>:</w:t>
        </w:r>
      </w:ins>
      <w:del w:id="2541" w:author="Unknown Author" w:date="2019-06-27T11:51:00Z">
        <w:r>
          <w:rPr>
            <w:rFonts w:cs="Times New Roman"/>
            <w:sz w:val="20"/>
            <w:szCs w:val="20"/>
          </w:rPr>
          <w:delText>,</w:delText>
        </w:r>
      </w:del>
      <w:r>
        <w:rPr>
          <w:rFonts w:cs="Times New Roman"/>
          <w:sz w:val="20"/>
          <w:szCs w:val="20"/>
          <w:rPrChange w:id="0" w:author="Unknown Author" w:date="2019-06-18T15:32:00Z"/>
        </w:rPr>
        <w:t xml:space="preserve"> Dark ice dynamics of the south-west Greenland Ice Sheet, The Cryosphere Discuss, doi: </w:t>
      </w:r>
      <w:r>
        <w:rPr>
          <w:rStyle w:val="InternetLink"/>
          <w:rFonts w:cs="Times New Roman"/>
          <w:color w:val="000000"/>
          <w:sz w:val="20"/>
          <w:szCs w:val="20"/>
          <w:u w:val="none"/>
          <w:rPrChange w:id="0" w:author="Unknown Author" w:date="2019-06-27T11:51:00Z"/>
        </w:rPr>
        <w:t>https://www.the-cryosphere-discuss.net/tc-2017-79/</w:t>
      </w:r>
      <w:ins w:id="2544" w:author="Unknown Author" w:date="2019-06-27T11:50:00Z">
        <w:r>
          <w:rPr>
            <w:rStyle w:val="InternetLink"/>
            <w:rFonts w:cs="Times New Roman"/>
            <w:color w:val="000000"/>
            <w:sz w:val="20"/>
            <w:szCs w:val="20"/>
            <w:u w:val="none"/>
          </w:rPr>
          <w:t>, 2017</w:t>
        </w:r>
      </w:ins>
    </w:p>
    <w:p>
      <w:pPr>
        <w:pStyle w:val="Normal"/>
        <w:spacing w:lineRule="auto" w:line="360"/>
        <w:rPr>
          <w:rFonts w:ascii="Times New Roman" w:hAnsi="Times New Roman" w:cs="Times New Roman"/>
          <w:del w:id="2546" w:author="Unknown Author" w:date="2019-06-18T14:30:00Z"/>
          <w:b w:val="false"/>
          <w:b w:val="false"/>
          <w:i w:val="false"/>
          <w:i w:val="false"/>
          <w:caps w:val="false"/>
          <w:smallCaps w:val="false"/>
          <w:spacing w:val="0"/>
          <w:sz w:val="20"/>
          <w:szCs w:val="20"/>
        </w:rPr>
      </w:pPr>
      <w:del w:id="2545" w:author="Unknown Author" w:date="2019-06-18T14:30:00Z">
        <w:r>
          <w:rPr>
            <w:rFonts w:cs="Times New Roman"/>
            <w:b w:val="false"/>
            <w:i w:val="false"/>
            <w:caps w:val="false"/>
            <w:smallCaps w:val="false"/>
            <w:spacing w:val="0"/>
            <w:sz w:val="20"/>
            <w:szCs w:val="20"/>
          </w:rPr>
        </w:r>
      </w:del>
    </w:p>
    <w:p>
      <w:pPr>
        <w:pStyle w:val="Normal"/>
        <w:spacing w:lineRule="auto" w:line="360"/>
        <w:rPr>
          <w:rFonts w:ascii="Times New Roman" w:hAnsi="Times New Roman" w:cs="Times New Roman"/>
          <w:del w:id="2548" w:author="Unknown Author" w:date="2019-06-18T14:30:00Z"/>
          <w:b w:val="false"/>
          <w:b w:val="false"/>
          <w:i w:val="false"/>
          <w:i w:val="false"/>
          <w:caps w:val="false"/>
          <w:smallCaps w:val="false"/>
          <w:spacing w:val="0"/>
          <w:sz w:val="20"/>
          <w:szCs w:val="20"/>
        </w:rPr>
      </w:pPr>
      <w:del w:id="2547" w:author="Unknown Author" w:date="2019-06-12T14:50:00Z">
        <w:r>
          <w:rPr>
            <w:rFonts w:cs="Times New Roman"/>
            <w:b w:val="false"/>
            <w:i w:val="false"/>
            <w:caps w:val="false"/>
            <w:smallCaps w:val="false"/>
            <w:spacing w:val="0"/>
            <w:sz w:val="20"/>
            <w:szCs w:val="20"/>
          </w:rPr>
          <w:delText>Tedesco, M., Doherty, S., Fettweis, X., Alexander, P., Jeyaratnam, J., Nobel, E., Stroeve, J (2016) The darkening of the Greenland ice sheetL trends, drivers and projections (1981 – 2100), The Cryosphere, 10, 477-496, doi: 10.5194/tc-10-477-2016</w:delText>
        </w:r>
      </w:del>
    </w:p>
    <w:p>
      <w:pPr>
        <w:pStyle w:val="Normal"/>
        <w:spacing w:lineRule="auto" w:line="360"/>
        <w:rPr>
          <w:rFonts w:ascii="Times New Roman" w:hAnsi="Times New Roman" w:cs="Times New Roman"/>
          <w:b w:val="false"/>
          <w:b w:val="false"/>
          <w:i w:val="false"/>
          <w:i w:val="false"/>
          <w:caps w:val="false"/>
          <w:smallCaps w:val="false"/>
          <w:spacing w:val="0"/>
          <w:sz w:val="20"/>
          <w:szCs w:val="20"/>
        </w:rPr>
      </w:pPr>
      <w:r>
        <w:rPr>
          <w:rFonts w:cs="Times New Roman"/>
          <w:b w:val="false"/>
          <w:i w:val="false"/>
          <w:caps w:val="false"/>
          <w:smallCaps w:val="false"/>
          <w:spacing w:val="0"/>
          <w:sz w:val="20"/>
          <w:szCs w:val="20"/>
        </w:rPr>
      </w:r>
    </w:p>
    <w:p>
      <w:pPr>
        <w:pStyle w:val="Normal"/>
        <w:spacing w:lineRule="auto" w:line="360"/>
        <w:rPr/>
      </w:pPr>
      <w:ins w:id="2549" w:author="Unknown Author" w:date="2019-05-20T15:27:00Z">
        <w:r>
          <w:rPr>
            <w:rFonts w:cs="Times New Roman"/>
            <w:b w:val="false"/>
            <w:i w:val="false"/>
            <w:caps w:val="false"/>
            <w:smallCaps w:val="false"/>
            <w:spacing w:val="0"/>
            <w:sz w:val="20"/>
            <w:szCs w:val="20"/>
          </w:rPr>
          <w:t xml:space="preserve">Toon, O. B., McKay, C. P., Ackerman, T. P., Santhanam, K.: Rapid calculation of radiative heating rates and photodissociation rates in inhomogeneous multiple scattering atmospheres, </w:t>
        </w:r>
      </w:ins>
      <w:ins w:id="2550" w:author="Unknown Author" w:date="2019-05-20T15:27:00Z">
        <w:r>
          <w:rPr>
            <w:rFonts w:cs="Times New Roman"/>
            <w:b w:val="false"/>
            <w:i/>
            <w:caps w:val="false"/>
            <w:smallCaps w:val="false"/>
            <w:spacing w:val="0"/>
            <w:sz w:val="20"/>
            <w:szCs w:val="20"/>
          </w:rPr>
          <w:t>J. Geophys. Res.</w:t>
        </w:r>
      </w:ins>
      <w:ins w:id="2551" w:author="Unknown Author" w:date="2019-05-20T15:27:00Z">
        <w:r>
          <w:rPr>
            <w:rFonts w:cs="Times New Roman"/>
            <w:b w:val="false"/>
            <w:i w:val="false"/>
            <w:caps w:val="false"/>
            <w:smallCaps w:val="false"/>
            <w:spacing w:val="0"/>
            <w:sz w:val="20"/>
            <w:szCs w:val="20"/>
          </w:rPr>
          <w:t>, 94( D13), 16287– 16301, doi:</w:t>
        </w:r>
      </w:ins>
      <w:ins w:id="2552" w:author="Unknown Author" w:date="2019-05-20T15:27:00Z">
        <w:r>
          <w:rPr>
            <w:rStyle w:val="InternetLink"/>
            <w:rFonts w:cs="Times New Roman"/>
            <w:b w:val="false"/>
            <w:i w:val="false"/>
            <w:caps w:val="false"/>
            <w:smallCaps w:val="false"/>
            <w:color w:val="000000"/>
            <w:spacing w:val="0"/>
            <w:sz w:val="20"/>
            <w:szCs w:val="20"/>
            <w:u w:val="none"/>
          </w:rPr>
          <w:t>10.1029/JD094iD13p16287</w:t>
        </w:r>
      </w:ins>
      <w:ins w:id="2553" w:author="Unknown Author" w:date="2019-06-27T11:51:00Z">
        <w:r>
          <w:rPr>
            <w:rFonts w:cs="Times New Roman"/>
            <w:b w:val="false"/>
            <w:i w:val="false"/>
            <w:caps w:val="false"/>
            <w:smallCaps w:val="false"/>
            <w:spacing w:val="0"/>
            <w:sz w:val="20"/>
            <w:szCs w:val="20"/>
          </w:rPr>
          <w:t>, 1989.</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ins w:id="2554" w:author="Unknown Author" w:date="2019-06-18T14:30:00Z">
        <w:r>
          <w:rPr>
            <w:rFonts w:cs="Times New Roman"/>
            <w:sz w:val="20"/>
            <w:szCs w:val="20"/>
          </w:rPr>
          <w:t xml:space="preserve">Uetake, J., Naganuma, T., Hebsgaard, M. B., Kanda, H., and Kohshima, S.: Communities of algae and cyanobacteria on glaciers in west Greenland, Polar Science, 4, 71 – 80, doi: </w:t>
        </w:r>
      </w:ins>
      <w:ins w:id="2555" w:author="Unknown Author" w:date="2019-06-18T14:30:00Z">
        <w:r>
          <w:rPr>
            <w:rStyle w:val="InternetLink"/>
            <w:rFonts w:cs="Times New Roman"/>
            <w:color w:val="000000"/>
            <w:sz w:val="20"/>
            <w:szCs w:val="20"/>
            <w:u w:val="none"/>
          </w:rPr>
          <w:t>http://dx.doi.org/10.1016/j.polar.2010.03.002</w:t>
        </w:r>
      </w:ins>
      <w:ins w:id="2556" w:author="Unknown Author" w:date="2019-06-27T11:51:00Z">
        <w:r>
          <w:rPr>
            <w:rStyle w:val="InternetLink"/>
            <w:rFonts w:cs="Times New Roman"/>
            <w:color w:val="000000"/>
            <w:sz w:val="20"/>
            <w:szCs w:val="20"/>
            <w:u w:val="none"/>
          </w:rPr>
          <w:t>, 2010.</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ascii="Times New Roman" w:hAnsi="Times New Roman" w:cs="Times New Roman"/>
          <w:sz w:val="20"/>
          <w:szCs w:val="20"/>
        </w:rPr>
      </w:pPr>
      <w:ins w:id="2557" w:author="Unknown Author" w:date="2019-06-09T22:49:00Z">
        <w:r>
          <w:rPr>
            <w:rFonts w:cs="Times New Roman"/>
            <w:color w:val="000000"/>
            <w:sz w:val="20"/>
            <w:szCs w:val="20"/>
          </w:rPr>
          <w:t>Van As, D., Van den Broeke, M. R., Reijmer, C. H., and Vande Wal, R. S. W.: The summer surface energy balance of the high Antarctic Plateau, Bound. Lay. Meteorol., 115, 289–317, https://doi.org/10.1007/s10546-004-4631-1, 2005.</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color w:val="000000"/>
          <w:sz w:val="20"/>
          <w:szCs w:val="20"/>
          <w:shd w:fill="FFFFFF" w:val="clear"/>
          <w:rPrChange w:id="0" w:author="Unknown Author" w:date="2019-06-18T15:32:00Z"/>
        </w:rPr>
        <w:t>van As, D., Hubbard, A. L., Hasholt, B., Mikkelsen, A. B., van den Broeke, M. R.,</w:t>
      </w:r>
      <w:del w:id="2559" w:author="Unknown Author" w:date="2019-06-27T11:52:00Z">
        <w:r>
          <w:rPr>
            <w:rFonts w:cs="Times New Roman"/>
            <w:color w:val="000000"/>
            <w:sz w:val="20"/>
            <w:szCs w:val="20"/>
            <w:shd w:fill="FFFFFF" w:val="clear"/>
          </w:rPr>
          <w:delText xml:space="preserve"> and</w:delText>
        </w:r>
      </w:del>
      <w:r>
        <w:rPr>
          <w:rFonts w:cs="Times New Roman"/>
          <w:color w:val="000000"/>
          <w:sz w:val="20"/>
          <w:szCs w:val="20"/>
          <w:shd w:fill="FFFFFF" w:val="clear"/>
          <w:rPrChange w:id="0" w:author="Unknown Author" w:date="2019-06-18T15:32:00Z"/>
        </w:rPr>
        <w:t xml:space="preserve"> Fausto, R. S.: Large surface meltwater discharge from the Kangerlussuaq sector of the Greenland ice sheet during the record-warm year 2010 explained by detailed energy balance observations, The Cryosphere, 6, 199-209, https://doi.org/10.5194/tc-6-199-2012, 2012. </w:t>
      </w:r>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b w:val="false"/>
          <w:i w:val="false"/>
          <w:caps w:val="false"/>
          <w:smallCaps w:val="false"/>
          <w:color w:val="000000"/>
          <w:spacing w:val="0"/>
          <w:sz w:val="20"/>
          <w:szCs w:val="20"/>
          <w:shd w:fill="FFFFFF" w:val="clear"/>
          <w:rPrChange w:id="0" w:author="Unknown Author" w:date="2019-06-18T15:32:00Z"/>
        </w:rPr>
        <w:t xml:space="preserve">van As, D., Bech Mikkelsen, A., Holtegaard Nielsen, M., Box, J. E., Claesson Liljedahl, L., Lindbäck, K., Pitcher, L., </w:t>
      </w:r>
      <w:del w:id="2562" w:author="Unknown Author" w:date="2019-06-27T11:52:00Z">
        <w:r>
          <w:rPr>
            <w:rFonts w:cs="Times New Roman"/>
            <w:b w:val="false"/>
            <w:i w:val="false"/>
            <w:caps w:val="false"/>
            <w:smallCaps w:val="false"/>
            <w:color w:val="000000"/>
            <w:spacing w:val="0"/>
            <w:sz w:val="20"/>
            <w:szCs w:val="20"/>
            <w:shd w:fill="FFFFFF" w:val="clear"/>
          </w:rPr>
          <w:delText>and</w:delText>
        </w:r>
      </w:del>
      <w:r>
        <w:rPr>
          <w:rFonts w:cs="Times New Roman"/>
          <w:b w:val="false"/>
          <w:i w:val="false"/>
          <w:caps w:val="false"/>
          <w:smallCaps w:val="false"/>
          <w:color w:val="000000"/>
          <w:spacing w:val="0"/>
          <w:sz w:val="20"/>
          <w:szCs w:val="20"/>
          <w:shd w:fill="FFFFFF" w:val="clear"/>
          <w:rPrChange w:id="0" w:author="Unknown Author" w:date="2019-06-18T15:32:00Z"/>
        </w:rPr>
        <w:t xml:space="preserve"> Hasholt, B.: Hypsometric amplification and routing moderation of Greenland ice sheet meltwater release, The Cryosphere, 11, 1371-1386, https://doi.org/10.5194/tc-11-1371-2017, 2017.</w:t>
      </w:r>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van den Broeke, M. R., Enderlin, E. M., Howat, I. M., Kuipers Munneke, P., Noël, B. P. Y., van de Berg, W. J., van Meijgaard, E.,</w:t>
      </w:r>
      <w:del w:id="2565" w:author="Unknown Author" w:date="2019-06-27T11:52:00Z">
        <w:r>
          <w:rPr>
            <w:rFonts w:cs="Times New Roman"/>
            <w:sz w:val="20"/>
            <w:szCs w:val="20"/>
          </w:rPr>
          <w:delText xml:space="preserve"> and</w:delText>
        </w:r>
      </w:del>
      <w:r>
        <w:rPr>
          <w:rFonts w:cs="Times New Roman"/>
          <w:sz w:val="20"/>
          <w:szCs w:val="20"/>
          <w:rPrChange w:id="0" w:author="Unknown Author" w:date="2019-06-18T15:32:00Z"/>
        </w:rPr>
        <w:t xml:space="preserve"> Wouters, B.</w:t>
      </w:r>
      <w:del w:id="2567" w:author="Unknown Author" w:date="2019-06-27T11:52:00Z">
        <w:r>
          <w:rPr>
            <w:rFonts w:cs="Times New Roman"/>
            <w:sz w:val="20"/>
            <w:szCs w:val="20"/>
          </w:rPr>
          <w:delText xml:space="preserve"> (2016)</w:delText>
        </w:r>
      </w:del>
      <w:ins w:id="2568" w:author="Unknown Author" w:date="2019-06-27T11:52:00Z">
        <w:r>
          <w:rPr>
            <w:rFonts w:cs="Times New Roman"/>
            <w:sz w:val="20"/>
            <w:szCs w:val="20"/>
          </w:rPr>
          <w:t>:</w:t>
        </w:r>
      </w:ins>
      <w:r>
        <w:rPr>
          <w:rFonts w:cs="Times New Roman"/>
          <w:sz w:val="20"/>
          <w:szCs w:val="20"/>
          <w:rPrChange w:id="0" w:author="Unknown Author" w:date="2019-06-18T15:32:00Z"/>
        </w:rPr>
        <w:t xml:space="preserve"> On the recent contribution of the Greenland ice sheet to sea level change, The Cryosphere, 10, 1933–1946, doi:10.5194/tc-10-1933-2016</w:t>
      </w:r>
      <w:ins w:id="2570" w:author="Unknown Author" w:date="2019-06-27T11:52:00Z">
        <w:r>
          <w:rPr>
            <w:rFonts w:cs="Times New Roman"/>
            <w:sz w:val="20"/>
            <w:szCs w:val="20"/>
          </w:rPr>
          <w:t>, 2016.</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color w:val="000000"/>
          <w:sz w:val="20"/>
          <w:szCs w:val="20"/>
          <w:lang w:val="en-GB"/>
          <w:rPrChange w:id="0" w:author="Unknown Author" w:date="2019-06-18T15:32:00Z"/>
        </w:rPr>
        <w:t>van Diedenhoven, B., Ackerman, A.S., Cairns, B., Fridlind, A.M.</w:t>
      </w:r>
      <w:del w:id="2572" w:author="Unknown Author" w:date="2019-06-27T11:52:00Z">
        <w:r>
          <w:rPr>
            <w:rFonts w:cs="Times New Roman"/>
            <w:color w:val="000000"/>
            <w:sz w:val="20"/>
            <w:szCs w:val="20"/>
            <w:lang w:val="en-GB"/>
          </w:rPr>
          <w:delText xml:space="preserve"> (2014)</w:delText>
        </w:r>
      </w:del>
      <w:ins w:id="2573" w:author="Unknown Author" w:date="2019-06-27T11:52:00Z">
        <w:r>
          <w:rPr>
            <w:rFonts w:cs="Times New Roman"/>
            <w:color w:val="000000"/>
            <w:sz w:val="20"/>
            <w:szCs w:val="20"/>
            <w:lang w:val="en-GB"/>
          </w:rPr>
          <w:t>:</w:t>
        </w:r>
      </w:ins>
      <w:r>
        <w:rPr>
          <w:rFonts w:cs="Times New Roman"/>
          <w:color w:val="000000"/>
          <w:sz w:val="20"/>
          <w:szCs w:val="20"/>
          <w:lang w:val="en-GB"/>
          <w:rPrChange w:id="0" w:author="Unknown Author" w:date="2019-06-18T15:32:00Z"/>
        </w:rPr>
        <w:t xml:space="preserve"> A flexible paramaterization for shortwave optical properties of ice crystals. Journal of the Atmospheric Sciences, 71: 1763 – 1782, doi:10.1175/JAS-D-13-0205.1</w:t>
      </w:r>
      <w:ins w:id="2575" w:author="Unknown Author" w:date="2019-06-27T11:52:00Z">
        <w:r>
          <w:rPr>
            <w:rFonts w:cs="Times New Roman"/>
            <w:color w:val="000000"/>
            <w:sz w:val="20"/>
            <w:szCs w:val="20"/>
            <w:lang w:val="en-GB"/>
          </w:rPr>
          <w:t>, 2014.</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lang w:val="en-GB"/>
          <w:rPrChange w:id="0" w:author="Unknown Author" w:date="2019-06-18T15:32:00Z"/>
        </w:rPr>
        <w:t>Warren, S. G.</w:t>
      </w:r>
      <w:ins w:id="2577" w:author="Unknown Author" w:date="2019-06-27T11:52:00Z">
        <w:r>
          <w:rPr>
            <w:rFonts w:cs="Times New Roman"/>
            <w:sz w:val="20"/>
            <w:szCs w:val="20"/>
            <w:lang w:val="en-GB"/>
          </w:rPr>
          <w:t>:</w:t>
        </w:r>
      </w:ins>
      <w:r>
        <w:rPr>
          <w:rFonts w:cs="Times New Roman"/>
          <w:sz w:val="20"/>
          <w:szCs w:val="20"/>
          <w:lang w:val="en-GB"/>
          <w:rPrChange w:id="0" w:author="Unknown Author" w:date="2019-06-18T15:32:00Z"/>
        </w:rPr>
        <w:t xml:space="preserve"> </w:t>
      </w:r>
      <w:del w:id="2579" w:author="Unknown Author" w:date="2019-06-27T11:52:00Z">
        <w:r>
          <w:rPr>
            <w:rFonts w:cs="Times New Roman"/>
            <w:sz w:val="20"/>
            <w:szCs w:val="20"/>
            <w:lang w:val="en-GB"/>
          </w:rPr>
          <w:delText xml:space="preserve">(1982) </w:delText>
        </w:r>
      </w:del>
      <w:r>
        <w:rPr>
          <w:rFonts w:cs="Times New Roman"/>
          <w:sz w:val="20"/>
          <w:szCs w:val="20"/>
          <w:lang w:val="en-GB"/>
          <w:rPrChange w:id="0" w:author="Unknown Author" w:date="2019-06-18T15:32:00Z"/>
        </w:rPr>
        <w:t xml:space="preserve">Optical properties of snow, Rev. Geophys., 20, 67–89, </w:t>
      </w:r>
      <w:r>
        <w:rPr>
          <w:rStyle w:val="InternetLink"/>
          <w:rFonts w:cs="Times New Roman"/>
          <w:color w:val="000000"/>
          <w:sz w:val="20"/>
          <w:szCs w:val="20"/>
          <w:u w:val="none"/>
          <w:lang w:val="en-GB"/>
          <w:rPrChange w:id="0" w:author="Unknown Author" w:date="2019-06-27T11:53:00Z"/>
        </w:rPr>
        <w:t>https://doi.org/10.1029/RG020i001p00067</w:t>
      </w:r>
      <w:ins w:id="2582" w:author="Unknown Author" w:date="2019-06-27T11:52:00Z">
        <w:r>
          <w:rPr>
            <w:rStyle w:val="InternetLink"/>
            <w:rFonts w:cs="Times New Roman"/>
            <w:color w:val="000000"/>
            <w:sz w:val="20"/>
            <w:szCs w:val="20"/>
            <w:u w:val="none"/>
            <w:lang w:val="en-GB"/>
          </w:rPr>
          <w:t>, 1982.</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ins w:id="2583" w:author="Unknown Author" w:date="2019-06-12T14:43:00Z">
        <w:r>
          <w:rPr>
            <w:rFonts w:cs="Times New Roman"/>
            <w:sz w:val="20"/>
            <w:szCs w:val="20"/>
          </w:rPr>
          <w:t>Warren, S. G., Brandt, R. E.: Optical constants of ice from the ultraviolet to the microwave: A revised compilation, J. Geophys.Res., 113, D14220, https://doi.org/10.1029/2007JD009744,200</w:t>
        </w:r>
      </w:ins>
      <w:ins w:id="2584" w:author="Unknown Author" w:date="2019-06-27T11:53:00Z">
        <w:r>
          <w:rPr>
            <w:rFonts w:cs="Times New Roman"/>
            <w:sz w:val="20"/>
            <w:szCs w:val="20"/>
          </w:rPr>
          <w:t>8, 2008.</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color w:val="000000"/>
          <w:sz w:val="20"/>
          <w:szCs w:val="20"/>
          <w:lang w:val="en-GB"/>
          <w:rPrChange w:id="0" w:author="Unknown Author" w:date="2019-06-18T15:32:00Z"/>
        </w:rPr>
        <w:t>Warren, S. G.</w:t>
      </w:r>
      <w:del w:id="2586" w:author="Unknown Author" w:date="2019-06-27T11:53:00Z">
        <w:r>
          <w:rPr>
            <w:rFonts w:cs="Times New Roman"/>
            <w:color w:val="000000"/>
            <w:sz w:val="20"/>
            <w:szCs w:val="20"/>
            <w:lang w:val="en-GB"/>
          </w:rPr>
          <w:delText xml:space="preserve"> and</w:delText>
        </w:r>
      </w:del>
      <w:ins w:id="2587" w:author="Unknown Author" w:date="2019-06-27T11:53:00Z">
        <w:r>
          <w:rPr>
            <w:rFonts w:cs="Times New Roman"/>
            <w:color w:val="000000"/>
            <w:sz w:val="20"/>
            <w:szCs w:val="20"/>
            <w:lang w:val="en-GB"/>
          </w:rPr>
          <w:t>,</w:t>
        </w:r>
      </w:ins>
      <w:r>
        <w:rPr>
          <w:rFonts w:cs="Times New Roman"/>
          <w:color w:val="000000"/>
          <w:sz w:val="20"/>
          <w:szCs w:val="20"/>
          <w:lang w:val="en-GB"/>
          <w:rPrChange w:id="0" w:author="Unknown Author" w:date="2019-06-18T15:32:00Z"/>
        </w:rPr>
        <w:t xml:space="preserve"> Wiscombe, W. J.</w:t>
      </w:r>
      <w:del w:id="2589" w:author="Unknown Author" w:date="2019-06-27T11:53:00Z">
        <w:r>
          <w:rPr>
            <w:rFonts w:cs="Times New Roman"/>
            <w:color w:val="000000"/>
            <w:sz w:val="20"/>
            <w:szCs w:val="20"/>
            <w:lang w:val="en-GB"/>
          </w:rPr>
          <w:delText xml:space="preserve"> (1980)</w:delText>
        </w:r>
      </w:del>
      <w:ins w:id="2590" w:author="Unknown Author" w:date="2019-06-27T11:53:00Z">
        <w:r>
          <w:rPr>
            <w:rFonts w:cs="Times New Roman"/>
            <w:color w:val="000000"/>
            <w:sz w:val="20"/>
            <w:szCs w:val="20"/>
            <w:lang w:val="en-GB"/>
          </w:rPr>
          <w:t>:</w:t>
        </w:r>
      </w:ins>
      <w:r>
        <w:rPr>
          <w:rFonts w:cs="Times New Roman"/>
          <w:color w:val="000000"/>
          <w:sz w:val="20"/>
          <w:szCs w:val="20"/>
          <w:lang w:val="en-GB"/>
          <w:rPrChange w:id="0" w:author="Unknown Author" w:date="2019-06-18T15:32:00Z"/>
        </w:rPr>
        <w:t xml:space="preserve"> A model for the spectral albedo of snow. 11. Snow containing atmospheric aerosols, J. Atmos. Sci., 37, 2734–2745</w:t>
      </w:r>
      <w:ins w:id="2592" w:author="Unknown Author" w:date="2019-06-27T11:53:00Z">
        <w:r>
          <w:rPr>
            <w:rFonts w:cs="Times New Roman"/>
            <w:color w:val="000000"/>
            <w:sz w:val="20"/>
            <w:szCs w:val="20"/>
            <w:lang w:val="en-GB"/>
          </w:rPr>
          <w:t>, 1980.</w:t>
        </w:r>
      </w:ins>
    </w:p>
    <w:p>
      <w:pPr>
        <w:pStyle w:val="Normal"/>
        <w:spacing w:lineRule="auto" w:line="360"/>
        <w:rPr>
          <w:rFonts w:ascii="Times New Roman" w:hAnsi="Times New Roman" w:cs="Times New Roman"/>
          <w:color w:val="000000"/>
          <w:sz w:val="20"/>
          <w:szCs w:val="20"/>
          <w:lang w:val="en-GB"/>
        </w:rPr>
      </w:pPr>
      <w:r>
        <w:rPr>
          <w:rFonts w:cs="Times New Roman"/>
          <w:color w:val="000000"/>
          <w:sz w:val="20"/>
          <w:szCs w:val="20"/>
          <w:lang w:val="en-GB"/>
        </w:rPr>
      </w:r>
    </w:p>
    <w:p>
      <w:pPr>
        <w:pStyle w:val="Normal"/>
        <w:spacing w:lineRule="auto" w:line="360"/>
        <w:rPr/>
      </w:pPr>
      <w:ins w:id="2593" w:author="Unknown Author" w:date="2019-05-24T10:20:00Z">
        <w:r>
          <w:rPr>
            <w:rFonts w:cs="Times New Roman"/>
            <w:color w:val="000000"/>
            <w:sz w:val="20"/>
            <w:szCs w:val="20"/>
            <w:lang w:val="en-GB"/>
          </w:rPr>
          <w:t xml:space="preserve">Wharton, R.A., McKay, C.P., Simmons, G.M., Parker, B.C.: Cryoconite holes on glaciers. </w:t>
        </w:r>
      </w:ins>
      <w:ins w:id="2594" w:author="Unknown Author" w:date="2019-05-24T10:20:00Z">
        <w:r>
          <w:rPr>
            <w:rStyle w:val="Quotation"/>
            <w:i w:val="false"/>
            <w:iCs w:val="false"/>
          </w:rPr>
          <w:t xml:space="preserve">BioScience, </w:t>
        </w:r>
      </w:ins>
      <w:ins w:id="2595" w:author="Unknown Author" w:date="2019-05-24T10:20:00Z">
        <w:r>
          <w:rPr/>
          <w:t xml:space="preserve">35 (8): 499-503. 1985. </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Wientjes, I. G. M., Oerlemans, J.</w:t>
      </w:r>
      <w:del w:id="2597" w:author="Unknown Author" w:date="2019-06-27T11:53:00Z">
        <w:r>
          <w:rPr>
            <w:rFonts w:cs="Times New Roman"/>
            <w:sz w:val="20"/>
            <w:szCs w:val="20"/>
          </w:rPr>
          <w:delText xml:space="preserve"> (2010) </w:delText>
        </w:r>
      </w:del>
      <w:ins w:id="2598" w:author="Unknown Author" w:date="2019-06-27T11:53:00Z">
        <w:r>
          <w:rPr>
            <w:rFonts w:cs="Times New Roman"/>
            <w:sz w:val="20"/>
            <w:szCs w:val="20"/>
          </w:rPr>
          <w:t xml:space="preserve">: </w:t>
        </w:r>
      </w:ins>
      <w:r>
        <w:rPr>
          <w:rFonts w:cs="Times New Roman"/>
          <w:sz w:val="20"/>
          <w:szCs w:val="20"/>
          <w:rPrChange w:id="0" w:author="Unknown Author" w:date="2019-06-18T15:32:00Z"/>
        </w:rPr>
        <w:t xml:space="preserve">An explanation for the dark region in the western melt zone of the Greenland ice sheet, The Cryosphere, 4, 261–268, </w:t>
      </w:r>
      <w:r>
        <w:rPr>
          <w:rStyle w:val="InternetLink"/>
          <w:rFonts w:cs="Times New Roman"/>
          <w:color w:val="000000"/>
          <w:sz w:val="20"/>
          <w:szCs w:val="20"/>
          <w:u w:val="none"/>
          <w:rPrChange w:id="0" w:author="Unknown Author" w:date="2019-06-27T11:54:00Z"/>
        </w:rPr>
        <w:t>https://doi.org/10.5194/tc-4-261-2010</w:t>
      </w:r>
      <w:del w:id="2601" w:author="Unknown Author" w:date="2019-06-27T11:53:00Z">
        <w:r>
          <w:rPr>
            <w:rStyle w:val="InternetLink"/>
            <w:rFonts w:cs="Times New Roman"/>
            <w:color w:val="000000"/>
            <w:sz w:val="20"/>
            <w:szCs w:val="20"/>
            <w:u w:val="none"/>
          </w:rPr>
          <w:delText>.</w:delText>
        </w:r>
      </w:del>
      <w:ins w:id="2602" w:author="Unknown Author" w:date="2019-06-27T11:53:00Z">
        <w:r>
          <w:rPr>
            <w:rStyle w:val="InternetLink"/>
            <w:rFonts w:cs="Times New Roman"/>
            <w:color w:val="000000"/>
            <w:sz w:val="20"/>
            <w:szCs w:val="20"/>
            <w:u w:val="none"/>
          </w:rPr>
          <w:t>,</w:t>
        </w:r>
      </w:ins>
      <w:ins w:id="2603" w:author="Unknown Author" w:date="2019-06-27T11:53:00Z">
        <w:r>
          <w:rPr>
            <w:rFonts w:cs="Times New Roman"/>
            <w:color w:val="000000"/>
            <w:sz w:val="20"/>
            <w:szCs w:val="20"/>
            <w:u w:val="none"/>
          </w:rPr>
          <w:t xml:space="preserve"> </w:t>
        </w:r>
      </w:ins>
      <w:ins w:id="2604" w:author="Unknown Author" w:date="2019-06-27T11:53:00Z">
        <w:r>
          <w:rPr>
            <w:rFonts w:cs="Times New Roman"/>
            <w:sz w:val="20"/>
            <w:szCs w:val="20"/>
          </w:rPr>
          <w:t>2010.</w:t>
        </w:r>
      </w:ins>
    </w:p>
    <w:p>
      <w:pPr>
        <w:pStyle w:val="Normal"/>
        <w:spacing w:lineRule="auto" w:line="360"/>
        <w:rPr>
          <w:rFonts w:ascii="Times New Roman" w:hAnsi="Times New Roman"/>
        </w:rPr>
      </w:pPr>
      <w:r>
        <w:rPr/>
      </w:r>
    </w:p>
    <w:p>
      <w:pPr>
        <w:pStyle w:val="Normal"/>
        <w:spacing w:lineRule="auto" w:line="360"/>
        <w:rPr/>
      </w:pPr>
      <w:r>
        <w:rPr>
          <w:rFonts w:cs="Times New Roman"/>
          <w:sz w:val="20"/>
          <w:szCs w:val="20"/>
          <w:rPrChange w:id="0" w:author="Unknown Author" w:date="2019-06-18T15:32:00Z"/>
        </w:rPr>
        <w:t>Wientjes, I.G.M., Van de Wal, R.S.W., Reichart, G.J., Sluijs, A., Oerlemans, J.</w:t>
      </w:r>
      <w:del w:id="2606" w:author="Unknown Author" w:date="2019-06-27T11:54:00Z">
        <w:r>
          <w:rPr>
            <w:rFonts w:cs="Times New Roman"/>
            <w:sz w:val="20"/>
            <w:szCs w:val="20"/>
          </w:rPr>
          <w:delText xml:space="preserve"> (2011).</w:delText>
        </w:r>
      </w:del>
      <w:ins w:id="2607" w:author="Unknown Author" w:date="2019-06-27T11:54:00Z">
        <w:r>
          <w:rPr>
            <w:rFonts w:cs="Times New Roman"/>
            <w:sz w:val="20"/>
            <w:szCs w:val="20"/>
          </w:rPr>
          <w:t>:</w:t>
        </w:r>
      </w:ins>
      <w:r>
        <w:rPr>
          <w:rFonts w:cs="Times New Roman"/>
          <w:sz w:val="20"/>
          <w:szCs w:val="20"/>
          <w:rPrChange w:id="0" w:author="Unknown Author" w:date="2019-06-18T15:32:00Z"/>
        </w:rPr>
        <w:t xml:space="preserve"> Dust from the dark region in the western ablation zone of the Greenland Ice Sheet. The Cryosphere, 5, 589–601, 2011, doi:10.5194/tc-5-589-2011</w:t>
      </w:r>
      <w:ins w:id="2609" w:author="Unknown Author" w:date="2019-06-27T11:54:00Z">
        <w:r>
          <w:rPr>
            <w:rFonts w:cs="Times New Roman"/>
            <w:sz w:val="20"/>
            <w:szCs w:val="20"/>
          </w:rPr>
          <w:t>, 2011.</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pPr>
      <w:r>
        <w:rPr>
          <w:rFonts w:cs="Times New Roman"/>
          <w:sz w:val="20"/>
          <w:szCs w:val="20"/>
          <w:rPrChange w:id="0" w:author="Unknown Author" w:date="2019-06-18T15:32:00Z"/>
        </w:rPr>
        <w:t xml:space="preserve">Williamson, C.J., Anesio, A.M., </w:t>
      </w:r>
      <w:r>
        <w:rPr>
          <w:rFonts w:cs="Times New Roman"/>
          <w:b w:val="false"/>
          <w:bCs w:val="false"/>
          <w:sz w:val="20"/>
          <w:szCs w:val="20"/>
          <w:rPrChange w:id="0" w:author="Unknown Author" w:date="2019-06-18T15:32:00Z"/>
        </w:rPr>
        <w:t>Cook, J.,</w:t>
      </w:r>
      <w:r>
        <w:rPr>
          <w:rFonts w:cs="Times New Roman"/>
          <w:sz w:val="20"/>
          <w:szCs w:val="20"/>
          <w:rPrChange w:id="0" w:author="Unknown Author" w:date="2019-06-18T15:32:00Z"/>
        </w:rPr>
        <w:t xml:space="preserve"> Tedstone, A., Poniecka, E., Holland, A., Fagan, D.,Tranter, M., Yallop, M.L.</w:t>
      </w:r>
      <w:del w:id="2613" w:author="Unknown Author" w:date="2019-06-27T11:54:00Z">
        <w:r>
          <w:rPr>
            <w:rFonts w:cs="Times New Roman"/>
            <w:sz w:val="20"/>
            <w:szCs w:val="20"/>
          </w:rPr>
          <w:delText xml:space="preserve"> 2018.</w:delText>
        </w:r>
      </w:del>
      <w:ins w:id="2614" w:author="Unknown Author" w:date="2019-06-27T11:54:00Z">
        <w:r>
          <w:rPr>
            <w:rFonts w:cs="Times New Roman"/>
            <w:sz w:val="20"/>
            <w:szCs w:val="20"/>
          </w:rPr>
          <w:t>:</w:t>
        </w:r>
      </w:ins>
      <w:r>
        <w:rPr>
          <w:rFonts w:cs="Times New Roman"/>
          <w:sz w:val="20"/>
          <w:szCs w:val="20"/>
          <w:rPrChange w:id="0" w:author="Unknown Author" w:date="2019-06-18T15:32:00Z"/>
        </w:rPr>
        <w:t xml:space="preserve"> Ice algal bloom development on the surface of the Greenland Ice </w:t>
      </w:r>
      <w:r>
        <w:rPr>
          <w:rFonts w:cs="Times New Roman"/>
          <w:sz w:val="20"/>
          <w:szCs w:val="20"/>
          <w:lang w:val="en-GB"/>
          <w:rPrChange w:id="0" w:author="Unknown Author" w:date="2019-06-18T15:32:00Z"/>
        </w:rPr>
        <w:t xml:space="preserve">Sheet, FEMS Microbiology Ecology, fiy025, </w:t>
      </w:r>
      <w:r>
        <w:rPr>
          <w:rStyle w:val="InternetLink"/>
          <w:rFonts w:cs="Times New Roman"/>
          <w:color w:val="000000"/>
          <w:sz w:val="20"/>
          <w:szCs w:val="20"/>
          <w:u w:val="none"/>
          <w:lang w:val="en-GB"/>
          <w:rPrChange w:id="0" w:author="Unknown Author" w:date="2019-06-27T11:54:00Z"/>
        </w:rPr>
        <w:t>https://doi.org/10.1093/femsec/fiy02</w:t>
      </w:r>
      <w:hyperlink r:id="rId21">
        <w:del w:id="2618" w:author="Unknown Author" w:date="2019-06-05T11:07:00Z">
          <w:r>
            <w:rPr>
              <w:rStyle w:val="InternetLink"/>
              <w:rFonts w:cs="Times New Roman"/>
              <w:sz w:val="20"/>
              <w:szCs w:val="20"/>
              <w:lang w:val="en-GB"/>
            </w:rPr>
            <w:delText>5</w:delText>
          </w:r>
        </w:del>
      </w:hyperlink>
      <w:ins w:id="2619" w:author="Unknown Author" w:date="2019-06-27T11:54:00Z">
        <w:r>
          <w:rPr>
            <w:rStyle w:val="InternetLink"/>
            <w:rFonts w:cs="Times New Roman"/>
            <w:color w:val="000000"/>
            <w:sz w:val="20"/>
            <w:szCs w:val="20"/>
            <w:u w:val="none"/>
            <w:lang w:val="en-GB"/>
          </w:rPr>
          <w:t>, 2018.</w:t>
        </w:r>
      </w:ins>
    </w:p>
    <w:p>
      <w:pPr>
        <w:pStyle w:val="Normal"/>
        <w:spacing w:lineRule="auto" w:line="360"/>
        <w:rPr>
          <w:rFonts w:ascii="Times New Roman" w:hAnsi="Times New Roman"/>
        </w:rPr>
      </w:pPr>
      <w:r>
        <w:rPr/>
      </w:r>
    </w:p>
    <w:p>
      <w:pPr>
        <w:pStyle w:val="Normal"/>
        <w:spacing w:lineRule="auto" w:line="360"/>
        <w:rPr/>
      </w:pPr>
      <w:ins w:id="2620" w:author="Unknown Author" w:date="2019-06-05T11:08:00Z">
        <w:r>
          <w:rPr/>
          <w:t xml:space="preserve">Williamson, C.J., Cameron, K.A., Cook, J.M., Zarsky, J.D., Stibal. M., Edwards, A.: Glacier Algae: A Dark Past and a Darker Future. </w:t>
        </w:r>
      </w:ins>
      <w:ins w:id="2621" w:author="Unknown Author" w:date="2019-06-05T11:08:00Z">
        <w:r>
          <w:rPr>
            <w:i/>
          </w:rPr>
          <w:t>Front. Microbiol</w:t>
        </w:r>
      </w:ins>
      <w:ins w:id="2622" w:author="Unknown Author" w:date="2019-06-05T11:08:00Z">
        <w:r>
          <w:rPr/>
          <w:t>. 10:524. doi: 10.3389/fmicb.2019.00524, 2019</w:t>
        </w:r>
      </w:ins>
      <w:ins w:id="2623" w:author="Unknown Author" w:date="2019-06-27T11:54:00Z">
        <w:r>
          <w:rPr/>
          <w:t>.</w:t>
        </w:r>
      </w:ins>
    </w:p>
    <w:p>
      <w:pPr>
        <w:pStyle w:val="Normal"/>
        <w:spacing w:lineRule="auto" w:line="360"/>
        <w:rPr>
          <w:rFonts w:ascii="Times New Roman" w:hAnsi="Times New Roman"/>
        </w:rPr>
      </w:pPr>
      <w:r>
        <w:rPr/>
      </w:r>
    </w:p>
    <w:p>
      <w:pPr>
        <w:pStyle w:val="Normal"/>
        <w:spacing w:lineRule="auto" w:line="360"/>
        <w:rPr/>
      </w:pPr>
      <w:r>
        <w:rPr>
          <w:rFonts w:cs="Times New Roman"/>
          <w:sz w:val="20"/>
          <w:szCs w:val="20"/>
          <w:rPrChange w:id="0" w:author="Unknown Author" w:date="2019-06-18T15:32:00Z"/>
        </w:rPr>
        <w:t>Yallop, M. L., Anesio, A. J., Perkins, R. G., Cook, J., Telling, J., Fagan, D., MacFarlane, J., Stibal, M., Barker, G., Bellas, C., Hodson, A., Tranter, M., Wadham, J., and Roberts, N. W.</w:t>
      </w:r>
      <w:del w:id="2625" w:author="Unknown Author" w:date="2019-06-27T11:54:00Z">
        <w:r>
          <w:rPr>
            <w:rFonts w:cs="Times New Roman"/>
            <w:sz w:val="20"/>
            <w:szCs w:val="20"/>
          </w:rPr>
          <w:delText xml:space="preserve"> (2012)</w:delText>
        </w:r>
      </w:del>
      <w:ins w:id="2626" w:author="Unknown Author" w:date="2019-06-27T11:54:00Z">
        <w:r>
          <w:rPr>
            <w:rFonts w:cs="Times New Roman"/>
            <w:sz w:val="20"/>
            <w:szCs w:val="20"/>
          </w:rPr>
          <w:t>:</w:t>
        </w:r>
      </w:ins>
      <w:r>
        <w:rPr>
          <w:rFonts w:cs="Times New Roman"/>
          <w:sz w:val="20"/>
          <w:szCs w:val="20"/>
          <w:rPrChange w:id="0" w:author="Unknown Author" w:date="2019-06-18T15:32:00Z"/>
        </w:rPr>
        <w:t xml:space="preserve"> Photophysiology and albedo-changing potential of the ice-algal community on the surface of the Greenland ice sheet, ISME J., 6, 2302–2313</w:t>
      </w:r>
      <w:ins w:id="2628" w:author="Unknown Author" w:date="2019-06-27T11:54:00Z">
        <w:r>
          <w:rPr>
            <w:rFonts w:cs="Times New Roman"/>
            <w:sz w:val="20"/>
            <w:szCs w:val="20"/>
          </w:rPr>
          <w:t>, 2012.</w:t>
        </w:r>
      </w:ins>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r>
    </w:p>
    <w:p>
      <w:pPr>
        <w:pStyle w:val="Normal"/>
        <w:spacing w:lineRule="auto" w:line="240"/>
        <w:jc w:val="center"/>
        <w:rPr>
          <w:rFonts w:ascii="Arial" w:hAnsi="Arial" w:cs="Arial"/>
          <w:sz w:val="22"/>
          <w:szCs w:val="22"/>
          <w:lang w:val="en-GB" w:eastAsia="en-GB"/>
          <w:del w:id="2630" w:author="Unknown Author" w:date="2019-05-24T17:53:00Z"/>
        </w:rPr>
      </w:pPr>
      <w:del w:id="2629" w:author="Unknown Author" w:date="2019-05-24T17:53:00Z">
        <w:r>
          <w:rPr>
            <w:rFonts w:cs="Arial" w:ascii="Arial" w:hAnsi="Arial"/>
            <w:sz w:val="22"/>
            <w:szCs w:val="22"/>
            <w:lang w:val="en-GB" w:eastAsia="en-GB"/>
          </w:rPr>
        </w:r>
      </w:del>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r>
    </w:p>
    <w:p>
      <w:pPr>
        <w:pStyle w:val="Normal"/>
        <w:spacing w:lineRule="auto" w:line="240"/>
        <w:jc w:val="center"/>
        <w:rPr>
          <w:rFonts w:cs="Arial"/>
          <w:sz w:val="22"/>
          <w:szCs w:val="22"/>
          <w:lang w:val="en-GB" w:eastAsia="en-GB"/>
          <w:ins w:id="2632" w:author="Unknown Author" w:date="2019-06-25T10:11:00Z"/>
        </w:rPr>
      </w:pPr>
      <w:ins w:id="2631" w:author="Unknown Author" w:date="2019-06-25T10:11:00Z">
        <w:r>
          <w:rPr>
            <w:rFonts w:cs="Arial"/>
            <w:sz w:val="22"/>
            <w:szCs w:val="22"/>
            <w:lang w:val="en-GB" w:eastAsia="en-GB"/>
          </w:rPr>
          <w:drawing>
            <wp:anchor behindDoc="0" distT="0" distB="0" distL="0" distR="0" simplePos="0" locked="0" layoutInCell="1" allowOverlap="1" relativeHeight="6">
              <wp:simplePos x="0" y="0"/>
              <wp:positionH relativeFrom="column">
                <wp:posOffset>0</wp:posOffset>
              </wp:positionH>
              <wp:positionV relativeFrom="paragraph">
                <wp:posOffset>-176530</wp:posOffset>
              </wp:positionV>
              <wp:extent cx="6371590" cy="29368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2"/>
                      <a:srcRect l="0" t="0" r="0" b="53902"/>
                      <a:stretch>
                        <a:fillRect/>
                      </a:stretch>
                    </pic:blipFill>
                    <pic:spPr bwMode="auto">
                      <a:xfrm>
                        <a:off x="0" y="0"/>
                        <a:ext cx="6371590" cy="2936875"/>
                      </a:xfrm>
                      <a:prstGeom prst="rect">
                        <a:avLst/>
                      </a:prstGeom>
                    </pic:spPr>
                  </pic:pic>
                </a:graphicData>
              </a:graphic>
            </wp:anchor>
          </w:drawing>
        </w:r>
      </w:ins>
    </w:p>
    <w:p>
      <w:pPr>
        <w:pStyle w:val="Normal"/>
        <w:spacing w:lineRule="auto" w:line="240"/>
        <w:jc w:val="center"/>
        <w:rPr/>
      </w:pPr>
      <w:ins w:id="2633" w:author="Unknown Author" w:date="2019-05-20T16:31:00Z">
        <w:r>
          <w:rPr>
            <w:rFonts w:cs="Arial"/>
            <w:sz w:val="22"/>
            <w:szCs w:val="22"/>
            <w:lang w:val="en-GB" w:eastAsia="en-GB"/>
          </w:rPr>
          <w:t xml:space="preserve">Fig 1: A) Map of Greenland showing the bounding box of the Sentinel-2 tile containing our field site (red box) and the latitudinal extent of our runoff modelling (red line). The area in the red box is presented in detail in B) with our field site marked with a yellow dot. </w:t>
        </w:r>
      </w:ins>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r>
    </w:p>
    <w:p>
      <w:pPr>
        <w:pStyle w:val="Normal"/>
        <w:spacing w:lineRule="auto" w:line="240"/>
        <w:jc w:val="center"/>
        <w:rPr>
          <w:rFonts w:ascii="Times New Roman" w:hAnsi="Times New Roman" w:cs="Arial"/>
          <w:sz w:val="22"/>
          <w:szCs w:val="22"/>
          <w:lang w:val="en-GB" w:eastAsia="en-GB"/>
          <w:del w:id="2635" w:author="Unknown Author" w:date="2019-06-28T11:39:00Z"/>
        </w:rPr>
      </w:pPr>
      <w:del w:id="2634" w:author="Unknown Author" w:date="2019-06-28T11:39:00Z">
        <w:r>
          <w:rPr>
            <w:rFonts w:cs="Arial"/>
            <w:sz w:val="22"/>
            <w:szCs w:val="22"/>
            <w:lang w:val="en-GB" w:eastAsia="en-GB"/>
          </w:rPr>
        </w:r>
      </w:del>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894705" cy="5434330"/>
            <wp:effectExtent l="0" t="0" r="0" b="0"/>
            <wp:wrapTopAndBottom/>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23"/>
                    <a:srcRect l="0" t="3366" r="0" b="4442"/>
                    <a:stretch>
                      <a:fillRect/>
                    </a:stretch>
                  </pic:blipFill>
                  <pic:spPr bwMode="auto">
                    <a:xfrm>
                      <a:off x="0" y="0"/>
                      <a:ext cx="5894705" cy="5434330"/>
                    </a:xfrm>
                    <a:prstGeom prst="rect">
                      <a:avLst/>
                    </a:prstGeom>
                  </pic:spPr>
                </pic:pic>
              </a:graphicData>
            </a:graphic>
          </wp:anchor>
        </w:drawing>
      </w:r>
    </w:p>
    <w:p>
      <w:pPr>
        <w:pStyle w:val="Normal"/>
        <w:spacing w:lineRule="auto" w:line="240"/>
        <w:jc w:val="center"/>
        <w:rPr>
          <w:rFonts w:ascii="Times New Roman" w:hAnsi="Times New Roman" w:cs="Arial"/>
          <w:position w:val="0"/>
          <w:sz w:val="22"/>
          <w:sz w:val="22"/>
          <w:szCs w:val="22"/>
          <w:vertAlign w:val="baseline"/>
          <w:lang w:val="en-GB" w:eastAsia="en-GB"/>
          <w:del w:id="2637" w:author="Unknown Author" w:date="2019-06-25T10:12:00Z"/>
        </w:rPr>
      </w:pPr>
      <w:del w:id="2636" w:author="Unknown Author" w:date="2019-06-25T10:12:00Z">
        <w:r>
          <w:rPr>
            <w:rFonts w:cs="Arial"/>
            <w:position w:val="0"/>
            <w:sz w:val="22"/>
            <w:sz w:val="22"/>
            <w:szCs w:val="22"/>
            <w:vertAlign w:val="baseline"/>
            <w:lang w:val="en-GB" w:eastAsia="en-GB"/>
          </w:rPr>
        </w:r>
      </w:del>
    </w:p>
    <w:p>
      <w:pPr>
        <w:pStyle w:val="Normal"/>
        <w:spacing w:lineRule="auto" w:line="240"/>
        <w:jc w:val="center"/>
        <w:rPr>
          <w:rFonts w:ascii="Times New Roman" w:hAnsi="Times New Roman" w:cs="Times New Roman"/>
          <w:position w:val="0"/>
          <w:sz w:val="20"/>
          <w:sz w:val="20"/>
          <w:szCs w:val="20"/>
          <w:vertAlign w:val="baseline"/>
        </w:rPr>
      </w:pPr>
      <w:r>
        <w:rPr>
          <w:rFonts w:cs="Times New Roman"/>
          <w:position w:val="0"/>
          <w:sz w:val="20"/>
          <w:sz w:val="20"/>
          <w:szCs w:val="20"/>
          <w:vertAlign w:val="baseline"/>
        </w:rPr>
        <mc:AlternateContent>
          <mc:Choice Requires="wps">
            <w:drawing>
              <wp:anchor behindDoc="0" distT="0" distB="0" distL="0" distR="0" simplePos="0" locked="0" layoutInCell="1" allowOverlap="1" relativeHeight="3">
                <wp:simplePos x="0" y="0"/>
                <wp:positionH relativeFrom="column">
                  <wp:posOffset>4796155</wp:posOffset>
                </wp:positionH>
                <wp:positionV relativeFrom="paragraph">
                  <wp:posOffset>3186430</wp:posOffset>
                </wp:positionV>
                <wp:extent cx="1096645" cy="363220"/>
                <wp:effectExtent l="0" t="0" r="0" b="0"/>
                <wp:wrapNone/>
                <wp:docPr id="3" name="Shape1"/>
                <a:graphic xmlns:a="http://schemas.openxmlformats.org/drawingml/2006/main">
                  <a:graphicData uri="http://schemas.microsoft.com/office/word/2010/wordprocessingShape">
                    <wps:wsp>
                      <wps:cNvSpPr/>
                      <wps:spPr>
                        <a:xfrm>
                          <a:off x="0" y="0"/>
                          <a:ext cx="1095840" cy="362520"/>
                        </a:xfrm>
                        <a:prstGeom prst="rect">
                          <a:avLst/>
                        </a:prstGeom>
                        <a:noFill/>
                        <a:ln>
                          <a:noFill/>
                        </a:ln>
                      </wps:spPr>
                      <wps:style>
                        <a:lnRef idx="0"/>
                        <a:fillRef idx="0"/>
                        <a:effectRef idx="0"/>
                        <a:fontRef idx="minor"/>
                      </wps:style>
                      <wps:bodyPr/>
                    </wps:wsp>
                  </a:graphicData>
                </a:graphic>
              </wp:anchor>
            </w:drawing>
          </mc:Choice>
          <mc:Fallback>
            <w:pict>
              <v:rect id="shape_0" ID="Shape1" stroked="f" style="position:absolute;margin-left:377.65pt;margin-top:250.9pt;width:86.25pt;height:28.5pt">
                <w10:wrap type="none"/>
                <v:fill o:detectmouseclick="t" on="false"/>
                <v:stroke color="#3465a4" joinstyle="round" endcap="flat"/>
              </v:rect>
            </w:pict>
          </mc:Fallback>
        </mc:AlternateContent>
      </w:r>
    </w:p>
    <w:p>
      <w:pPr>
        <w:pStyle w:val="Normal"/>
        <w:spacing w:lineRule="auto" w:line="240"/>
        <w:jc w:val="center"/>
        <w:rPr/>
      </w:pPr>
      <w:r>
        <w:rPr>
          <w:rFonts w:cs="Times New Roman"/>
          <w:position w:val="0"/>
          <w:sz w:val="20"/>
          <w:sz w:val="20"/>
          <w:szCs w:val="20"/>
          <w:vertAlign w:val="baseline"/>
          <w:rPrChange w:id="0" w:author="Unknown Author" w:date="2019-06-18T15:32:00Z"/>
        </w:rPr>
        <w:t xml:space="preserve">Fig </w:t>
      </w:r>
      <w:ins w:id="2639" w:author="Unknown Author" w:date="2019-05-21T07:33:00Z">
        <w:r>
          <w:rPr>
            <w:rFonts w:cs="Times New Roman"/>
            <w:position w:val="0"/>
            <w:sz w:val="20"/>
            <w:sz w:val="20"/>
            <w:szCs w:val="20"/>
            <w:vertAlign w:val="baseline"/>
          </w:rPr>
          <w:t>2</w:t>
        </w:r>
      </w:ins>
      <w:del w:id="2640" w:author="Unknown Author" w:date="2019-05-21T07:33:00Z">
        <w:r>
          <w:rPr>
            <w:rFonts w:cs="Times New Roman"/>
            <w:position w:val="0"/>
            <w:sz w:val="20"/>
            <w:sz w:val="20"/>
            <w:szCs w:val="20"/>
            <w:vertAlign w:val="baseline"/>
          </w:rPr>
          <w:delText>1</w:delText>
        </w:r>
      </w:del>
      <w:r>
        <w:rPr>
          <w:rFonts w:cs="Times New Roman"/>
          <w:position w:val="0"/>
          <w:sz w:val="20"/>
          <w:sz w:val="20"/>
          <w:szCs w:val="20"/>
          <w:vertAlign w:val="baseline"/>
          <w:rPrChange w:id="0" w:author="Unknown Author" w:date="2019-06-18T15:32:00Z"/>
        </w:rPr>
        <w:t xml:space="preserve"> A) Aerial image of our field camp in the Greenland Dark Zone; B) Microscope image of melted Hbio</w:t>
      </w:r>
      <w:r>
        <w:rPr>
          <w:rFonts w:cs="Times New Roman"/>
          <w:sz w:val="20"/>
          <w:szCs w:val="20"/>
          <w:rPrChange w:id="0" w:author="Unknown Author" w:date="2019-06-18T15:32:00Z"/>
        </w:rPr>
        <w:t xml:space="preserve"> ice sample, showing the two dominant algal species; C) Measured spectral albedos for each surface type, D) plot showing the natural logarithm of cell abundance against broadband albedo</w:t>
      </w:r>
    </w:p>
    <w:p>
      <w:pPr>
        <w:pStyle w:val="Normal"/>
        <w:spacing w:lineRule="auto" w:line="240"/>
        <w:jc w:val="center"/>
        <w:rPr>
          <w:rFonts w:ascii="Times New Roman" w:hAnsi="Times New Roman" w:cs="Times New Roman"/>
          <w:sz w:val="20"/>
          <w:szCs w:val="20"/>
        </w:rPr>
      </w:pPr>
      <w:r>
        <w:rPr>
          <w:rFonts w:cs="Times New Roman"/>
          <w:sz w:val="20"/>
          <w:szCs w:val="20"/>
        </w:rPr>
      </w:r>
    </w:p>
    <w:p>
      <w:pPr>
        <w:pStyle w:val="Normal"/>
        <w:spacing w:lineRule="auto" w:line="240"/>
        <w:jc w:val="center"/>
        <w:rPr>
          <w:rFonts w:ascii="Times New Roman" w:hAnsi="Times New Roman" w:cs="Times New Roman"/>
          <w:sz w:val="20"/>
          <w:szCs w:val="20"/>
        </w:rPr>
      </w:pPr>
      <w:r>
        <w:rPr>
          <w:rFonts w:cs="Times New Roman"/>
          <w:sz w:val="20"/>
          <w:szCs w:val="20"/>
        </w:rPr>
      </w:r>
    </w:p>
    <w:p>
      <w:pPr>
        <w:pStyle w:val="Normal"/>
        <w:spacing w:lineRule="auto" w:line="240"/>
        <w:jc w:val="center"/>
        <w:rPr>
          <w:rFonts w:ascii="Times New Roman" w:hAnsi="Times New Roman" w:cs="Arial"/>
          <w:sz w:val="22"/>
          <w:szCs w:val="22"/>
          <w:lang w:val="en-GB" w:eastAsia="en-GB"/>
          <w:ins w:id="2644" w:author="Unknown Author" w:date="2019-07-01T09:37:00Z"/>
        </w:rPr>
      </w:pPr>
      <w:ins w:id="2643" w:author="Unknown Author" w:date="2019-07-01T09:37:00Z">
        <w:r>
          <w:rPr>
            <w:rFonts w:cs="Arial"/>
            <w:sz w:val="22"/>
            <w:szCs w:val="22"/>
            <w:lang w:val="en-GB" w:eastAsia="en-GB"/>
          </w:rPr>
        </w:r>
      </w:ins>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45125" cy="477139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24"/>
                    <a:srcRect l="0" t="0" r="0" b="12369"/>
                    <a:stretch>
                      <a:fillRect/>
                    </a:stretch>
                  </pic:blipFill>
                  <pic:spPr bwMode="auto">
                    <a:xfrm>
                      <a:off x="0" y="0"/>
                      <a:ext cx="5445125" cy="4771390"/>
                    </a:xfrm>
                    <a:prstGeom prst="rect">
                      <a:avLst/>
                    </a:prstGeom>
                  </pic:spPr>
                </pic:pic>
              </a:graphicData>
            </a:graphic>
          </wp:anchor>
        </w:drawing>
      </w:r>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r>
    </w:p>
    <w:p>
      <w:pPr>
        <w:pStyle w:val="Normal"/>
        <w:spacing w:lineRule="auto" w:line="240"/>
        <w:jc w:val="center"/>
        <w:rPr>
          <w:rFonts w:cs="Times New Roman"/>
          <w:del w:id="2646" w:author="Unknown Author" w:date="2019-06-25T10:12:00Z"/>
          <w:sz w:val="20"/>
          <w:szCs w:val="20"/>
        </w:rPr>
      </w:pPr>
      <w:del w:id="2645" w:author="Unknown Author" w:date="2019-06-25T10:12:00Z">
        <w:r>
          <w:rPr/>
        </w:r>
      </w:del>
    </w:p>
    <w:p>
      <w:pPr>
        <w:pStyle w:val="Normal"/>
        <w:spacing w:lineRule="auto" w:line="240"/>
        <w:jc w:val="center"/>
        <w:rPr/>
      </w:pPr>
      <w:r>
        <w:rPr>
          <w:rFonts w:cs="Times New Roman"/>
          <w:sz w:val="20"/>
          <w:szCs w:val="20"/>
          <w:rPrChange w:id="0" w:author="Unknown Author" w:date="2019-06-18T15:32:00Z"/>
        </w:rPr>
        <w:t xml:space="preserve">Figure </w:t>
      </w:r>
      <w:ins w:id="2648" w:author="Unknown Author" w:date="2019-05-21T07:33:00Z">
        <w:r>
          <w:rPr>
            <w:rFonts w:cs="Times New Roman"/>
            <w:sz w:val="20"/>
            <w:szCs w:val="20"/>
          </w:rPr>
          <w:t>3</w:t>
        </w:r>
      </w:ins>
      <w:del w:id="2649" w:author="Unknown Author" w:date="2019-05-21T07:33:00Z">
        <w:r>
          <w:rPr>
            <w:rFonts w:cs="Times New Roman"/>
            <w:sz w:val="20"/>
            <w:szCs w:val="20"/>
          </w:rPr>
          <w:delText>2</w:delText>
        </w:r>
      </w:del>
      <w:r>
        <w:rPr>
          <w:rFonts w:cs="Times New Roman"/>
          <w:sz w:val="20"/>
          <w:szCs w:val="20"/>
          <w:rPrChange w:id="0" w:author="Unknown Author" w:date="2019-06-18T15:32:00Z"/>
        </w:rPr>
        <w:t xml:space="preserve">:  A) First and second derivative spectra for each surface class; B) Imaginary refractive index for the local mineral dust; C) BioSNICAR_GO modelled spectral albedo for clean ice (blue), ice with 300 </w:t>
      </w:r>
      <w:r>
        <w:rPr>
          <w:rFonts w:eastAsia="Calibri" w:cs="Times New Roman"/>
          <w:sz w:val="20"/>
          <w:szCs w:val="20"/>
          <w:rPrChange w:id="0" w:author="Unknown Author" w:date="2019-06-18T15:32:00Z"/>
        </w:rPr>
        <w:t>µ</w:t>
      </w:r>
      <w:r>
        <w:rPr>
          <w:rFonts w:cs="Times New Roman"/>
          <w:sz w:val="20"/>
          <w:szCs w:val="20"/>
          <w:rPrChange w:id="0" w:author="Unknown Author" w:date="2019-06-18T15:32:00Z"/>
        </w:rPr>
        <w:t>g/g mineral dust in the upper 3 mm (red</w:t>
      </w:r>
      <w:ins w:id="2653" w:author="Unknown Author" w:date="2019-06-25T10:13:00Z">
        <w:r>
          <w:rPr>
            <w:rFonts w:cs="Times New Roman"/>
            <w:sz w:val="20"/>
            <w:szCs w:val="20"/>
          </w:rPr>
          <w:t xml:space="preserve"> for Polashenski et al. 2015 low hematite dust, yellow for Polashenski et al. 2015 medium hematite dust</w:t>
        </w:r>
      </w:ins>
      <w:r>
        <w:rPr>
          <w:rFonts w:cs="Times New Roman"/>
          <w:sz w:val="20"/>
          <w:szCs w:val="20"/>
          <w:rPrChange w:id="0" w:author="Unknown Author" w:date="2019-06-18T15:32:00Z"/>
        </w:rPr>
        <w:t xml:space="preserve">) and ice with 300 </w:t>
      </w:r>
      <w:r>
        <w:rPr>
          <w:rFonts w:eastAsia="Calibri" w:cs="Times New Roman"/>
          <w:sz w:val="20"/>
          <w:szCs w:val="20"/>
          <w:rPrChange w:id="0" w:author="Unknown Author" w:date="2019-06-18T15:32:00Z"/>
        </w:rPr>
        <w:t>µ</w:t>
      </w:r>
      <w:r>
        <w:rPr>
          <w:rFonts w:cs="Times New Roman"/>
          <w:sz w:val="20"/>
          <w:szCs w:val="20"/>
          <w:rPrChange w:id="0" w:author="Unknown Author" w:date="2019-06-18T15:32:00Z"/>
        </w:rPr>
        <w:t>g/g algae in the upper 3 mm (</w:t>
      </w:r>
      <w:del w:id="2657" w:author="Unknown Author" w:date="2019-06-25T10:13:00Z">
        <w:r>
          <w:rPr>
            <w:rFonts w:cs="Times New Roman"/>
            <w:sz w:val="20"/>
            <w:szCs w:val="20"/>
          </w:rPr>
          <w:delText>yellow</w:delText>
        </w:r>
      </w:del>
      <w:ins w:id="2658" w:author="Unknown Author" w:date="2019-06-25T10:13:00Z">
        <w:r>
          <w:rPr>
            <w:rFonts w:cs="Times New Roman"/>
            <w:sz w:val="20"/>
            <w:szCs w:val="20"/>
          </w:rPr>
          <w:t>purple</w:t>
        </w:r>
      </w:ins>
      <w:r>
        <w:rPr>
          <w:rFonts w:cs="Times New Roman"/>
          <w:sz w:val="20"/>
          <w:szCs w:val="20"/>
          <w:rPrChange w:id="0" w:author="Unknown Author" w:date="2019-06-18T15:32:00Z"/>
        </w:rPr>
        <w:t>).</w:t>
      </w:r>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color w:val="222222"/>
          <w:sz w:val="22"/>
          <w:szCs w:val="22"/>
          <w:lang w:val="en-GB" w:eastAsia="en-GB"/>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45125" cy="4890135"/>
            <wp:effectExtent l="0" t="0" r="0" b="0"/>
            <wp:wrapTopAndBottom/>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25"/>
                    <a:srcRect l="0" t="0" r="0" b="10194"/>
                    <a:stretch>
                      <a:fillRect/>
                    </a:stretch>
                  </pic:blipFill>
                  <pic:spPr bwMode="auto">
                    <a:xfrm>
                      <a:off x="0" y="0"/>
                      <a:ext cx="5445125" cy="4890135"/>
                    </a:xfrm>
                    <a:prstGeom prst="rect">
                      <a:avLst/>
                    </a:prstGeom>
                  </pic:spPr>
                </pic:pic>
              </a:graphicData>
            </a:graphic>
          </wp:anchor>
        </w:drawing>
      </w:r>
    </w:p>
    <w:p>
      <w:pPr>
        <w:pStyle w:val="Normal"/>
        <w:spacing w:lineRule="auto" w:line="240"/>
        <w:jc w:val="center"/>
        <w:rPr>
          <w:rFonts w:ascii="Times New Roman" w:hAnsi="Times New Roman" w:cs="Arial"/>
          <w:color w:val="222222"/>
          <w:sz w:val="22"/>
          <w:szCs w:val="22"/>
          <w:lang w:val="en-GB" w:eastAsia="en-GB"/>
        </w:rPr>
      </w:pPr>
      <w:r>
        <w:rPr>
          <w:rFonts w:cs="Arial"/>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ins w:id="2660" w:author="Unknown Author" w:date="2019-07-01T08:49:00Z">
        <w:r>
          <w:rPr>
            <w:rFonts w:cs="Arial"/>
            <w:color w:val="222222"/>
            <w:sz w:val="22"/>
            <w:szCs w:val="22"/>
            <w:lang w:val="en-GB" w:eastAsia="en-GB"/>
          </w:rPr>
          <w:t>Figure 4: A) Particle size diameter for our local mineral dus</w:t>
        </w:r>
      </w:ins>
      <w:ins w:id="2661" w:author="Unknown Author" w:date="2019-07-01T08:50:00Z">
        <w:r>
          <w:rPr>
            <w:rFonts w:cs="Arial"/>
            <w:color w:val="222222"/>
            <w:sz w:val="22"/>
            <w:szCs w:val="22"/>
            <w:lang w:val="en-GB" w:eastAsia="en-GB"/>
          </w:rPr>
          <w:t xml:space="preserve">t sample (inset shows magnification of 0-4 </w:t>
        </w:r>
      </w:ins>
      <w:ins w:id="2662" w:author="Unknown Author" w:date="2019-07-01T08:50:00Z">
        <w:r>
          <w:rPr>
            <w:rFonts w:eastAsia="Times New Roman" w:cs="Arial"/>
            <w:color w:val="222222"/>
            <w:sz w:val="22"/>
            <w:szCs w:val="22"/>
            <w:lang w:val="en-GB" w:eastAsia="en-GB"/>
          </w:rPr>
          <w:t>µm</w:t>
        </w:r>
      </w:ins>
      <w:ins w:id="2663" w:author="Unknown Author" w:date="2019-07-01T08:50:00Z">
        <w:r>
          <w:rPr>
            <w:rFonts w:cs="Arial"/>
            <w:color w:val="222222"/>
            <w:sz w:val="22"/>
            <w:szCs w:val="22"/>
            <w:lang w:val="en-GB" w:eastAsia="en-GB"/>
          </w:rPr>
          <w:t xml:space="preserve"> range)</w:t>
        </w:r>
      </w:ins>
      <w:ins w:id="2664" w:author="Unknown Author" w:date="2019-07-01T12:37:00Z">
        <w:r>
          <w:rPr>
            <w:rFonts w:cs="Arial"/>
            <w:color w:val="222222"/>
            <w:sz w:val="22"/>
            <w:szCs w:val="22"/>
            <w:lang w:val="en-GB" w:eastAsia="en-GB"/>
          </w:rPr>
          <w:t>; B) mass absorption coefficient calculated using</w:t>
        </w:r>
      </w:ins>
      <w:ins w:id="2665" w:author="Unknown Author" w:date="2019-07-01T12:38:00Z">
        <w:r>
          <w:rPr>
            <w:rFonts w:cs="Arial"/>
            <w:color w:val="222222"/>
            <w:sz w:val="22"/>
            <w:szCs w:val="22"/>
            <w:lang w:val="en-GB" w:eastAsia="en-GB"/>
          </w:rPr>
          <w:t xml:space="preserve"> Lorenz-Mie theory for the mineral dust sample, C) single scattering albedo calculated using Lorenz-Mie theory for the mineral dust sample, D) asymmetry parameter calculated using Lorenz-Mie theory for the mineral dust sample,</w:t>
        </w:r>
      </w:ins>
    </w:p>
    <w:p>
      <w:pPr>
        <w:pStyle w:val="Normal"/>
        <w:spacing w:lineRule="auto" w:line="240"/>
        <w:jc w:val="center"/>
        <w:rPr>
          <w:rFonts w:ascii="Times New Roman" w:hAnsi="Times New Roman" w:cs="Times New Roman"/>
          <w:color w:val="222222"/>
          <w:sz w:val="20"/>
          <w:szCs w:val="20"/>
          <w:lang w:val="en-GB" w:eastAsia="en-GB"/>
          <w:ins w:id="2667" w:author="Unknown Author" w:date="2019-05-24T17:53:00Z"/>
        </w:rPr>
      </w:pPr>
      <w:ins w:id="2666" w:author="Unknown Author" w:date="2019-05-24T17:53:00Z">
        <w:r>
          <w:rPr>
            <w:rFonts w:cs="Times New Roman"/>
            <w:color w:val="222222"/>
            <w:sz w:val="20"/>
            <w:szCs w:val="20"/>
            <w:lang w:val="en-GB" w:eastAsia="en-GB"/>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25870" cy="461264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26"/>
                      <a:srcRect l="0" t="0" r="718" b="27603"/>
                      <a:stretch>
                        <a:fillRect/>
                      </a:stretch>
                    </pic:blipFill>
                    <pic:spPr bwMode="auto">
                      <a:xfrm>
                        <a:off x="0" y="0"/>
                        <a:ext cx="6325870" cy="4612640"/>
                      </a:xfrm>
                      <a:prstGeom prst="rect">
                        <a:avLst/>
                      </a:prstGeom>
                    </pic:spPr>
                  </pic:pic>
                </a:graphicData>
              </a:graphic>
            </wp:anchor>
          </w:drawing>
        </w:r>
      </w:ins>
    </w:p>
    <w:p>
      <w:pPr>
        <w:pStyle w:val="Normal"/>
        <w:spacing w:lineRule="auto" w:line="240"/>
        <w:jc w:val="center"/>
        <w:rPr>
          <w:rFonts w:ascii="Times New Roman" w:hAnsi="Times New Roman" w:cs="Times New Roman"/>
          <w:color w:val="222222"/>
          <w:sz w:val="20"/>
          <w:szCs w:val="20"/>
          <w:lang w:val="en-GB" w:eastAsia="en-GB"/>
          <w:ins w:id="2669" w:author="Unknown Author" w:date="2019-06-20T09:09:00Z"/>
        </w:rPr>
      </w:pPr>
      <w:ins w:id="2668" w:author="Unknown Author" w:date="2019-06-20T09:09:00Z">
        <w:r>
          <w:rPr>
            <w:rFonts w:cs="Times New Roman"/>
            <w:color w:val="222222"/>
            <w:sz w:val="20"/>
            <w:szCs w:val="20"/>
            <w:lang w:val="en-GB" w:eastAsia="en-GB"/>
          </w:rPr>
        </w:r>
      </w:ins>
    </w:p>
    <w:p>
      <w:pPr>
        <w:pStyle w:val="Normal"/>
        <w:spacing w:lineRule="auto" w:line="240"/>
        <w:jc w:val="center"/>
        <w:rPr/>
      </w:pPr>
      <w:r>
        <w:rPr>
          <w:rFonts w:cs="Times New Roman"/>
          <w:color w:val="222222"/>
          <w:sz w:val="20"/>
          <w:szCs w:val="20"/>
          <w:lang w:val="en-GB" w:eastAsia="en-GB"/>
          <w:rPrChange w:id="0" w:author="Unknown Author" w:date="2019-06-18T15:32:00Z"/>
        </w:rPr>
        <w:t xml:space="preserve">Fig </w:t>
      </w:r>
      <w:del w:id="2671" w:author="Unknown Author" w:date="2019-05-21T07:33:00Z">
        <w:r>
          <w:rPr>
            <w:rFonts w:cs="Times New Roman"/>
            <w:color w:val="222222"/>
            <w:sz w:val="20"/>
            <w:szCs w:val="20"/>
            <w:lang w:val="en-GB" w:eastAsia="en-GB"/>
          </w:rPr>
          <w:delText>3</w:delText>
        </w:r>
      </w:del>
      <w:ins w:id="2672" w:author="Unknown Author" w:date="2019-07-01T09:37:00Z">
        <w:r>
          <w:rPr>
            <w:rFonts w:cs="Times New Roman"/>
            <w:color w:val="222222"/>
            <w:sz w:val="20"/>
            <w:szCs w:val="20"/>
            <w:lang w:val="en-GB" w:eastAsia="en-GB"/>
          </w:rPr>
          <w:t>5</w:t>
        </w:r>
      </w:ins>
      <w:r>
        <w:rPr>
          <w:rFonts w:cs="Times New Roman"/>
          <w:color w:val="222222"/>
          <w:sz w:val="20"/>
          <w:szCs w:val="20"/>
          <w:lang w:val="en-GB" w:eastAsia="en-GB"/>
          <w:rPrChange w:id="0" w:author="Unknown Author" w:date="2019-06-18T15:32:00Z"/>
        </w:rPr>
        <w:t xml:space="preserve">: A) Classified map of the area shown in C for 2016. B) </w:t>
      </w:r>
      <w:del w:id="2674" w:author="Unknown Author" w:date="2019-06-12T12:52:00Z">
        <w:r>
          <w:rPr>
            <w:rFonts w:cs="Times New Roman"/>
            <w:color w:val="222222"/>
            <w:sz w:val="20"/>
            <w:szCs w:val="20"/>
            <w:lang w:val="en-GB" w:eastAsia="en-GB"/>
          </w:rPr>
          <w:delText>A</w:delText>
        </w:r>
      </w:del>
      <w:ins w:id="2675" w:author="Unknown Author" w:date="2019-06-12T12:52:00Z">
        <w:r>
          <w:rPr>
            <w:rFonts w:cs="Times New Roman"/>
            <w:color w:val="222222"/>
            <w:sz w:val="20"/>
            <w:szCs w:val="20"/>
            <w:lang w:val="en-GB" w:eastAsia="en-GB"/>
          </w:rPr>
          <w:t>Broadband a</w:t>
        </w:r>
      </w:ins>
      <w:r>
        <w:rPr>
          <w:rFonts w:cs="Times New Roman"/>
          <w:color w:val="222222"/>
          <w:sz w:val="20"/>
          <w:szCs w:val="20"/>
          <w:lang w:val="en-GB" w:eastAsia="en-GB"/>
          <w:rPrChange w:id="0" w:author="Unknown Author" w:date="2019-06-18T15:32:00Z"/>
        </w:rPr>
        <w:t xml:space="preserve">lbedo map of the area shown in C for 2016. C) RGB “true colour” image showing the Sentinel 2 tile covering our field site in the Kangerlussuaq area. D) Classified map of the area shown in C for 2017. </w:t>
      </w:r>
      <w:del w:id="2677" w:author="Unknown Author" w:date="2019-06-12T12:52:00Z">
        <w:r>
          <w:rPr>
            <w:rFonts w:cs="Times New Roman"/>
            <w:color w:val="222222"/>
            <w:sz w:val="20"/>
            <w:szCs w:val="20"/>
            <w:lang w:val="en-GB" w:eastAsia="en-GB"/>
          </w:rPr>
          <w:delText>D</w:delText>
        </w:r>
      </w:del>
      <w:ins w:id="2678" w:author="Unknown Author" w:date="2019-06-12T12:52:00Z">
        <w:r>
          <w:rPr>
            <w:rFonts w:cs="Times New Roman"/>
            <w:color w:val="222222"/>
            <w:sz w:val="20"/>
            <w:szCs w:val="20"/>
            <w:lang w:val="en-GB" w:eastAsia="en-GB"/>
          </w:rPr>
          <w:t>E</w:t>
        </w:r>
      </w:ins>
      <w:r>
        <w:rPr>
          <w:rFonts w:cs="Times New Roman"/>
          <w:color w:val="222222"/>
          <w:sz w:val="20"/>
          <w:szCs w:val="20"/>
          <w:lang w:val="en-GB" w:eastAsia="en-GB"/>
          <w:rPrChange w:id="0" w:author="Unknown Author" w:date="2019-06-18T15:32:00Z"/>
        </w:rPr>
        <w:t xml:space="preserve">) </w:t>
      </w:r>
      <w:ins w:id="2680" w:author="Unknown Author" w:date="2019-06-12T12:53:00Z">
        <w:r>
          <w:rPr>
            <w:rFonts w:cs="Times New Roman"/>
            <w:color w:val="222222"/>
            <w:sz w:val="20"/>
            <w:szCs w:val="20"/>
            <w:lang w:val="en-GB" w:eastAsia="en-GB"/>
          </w:rPr>
          <w:t xml:space="preserve">Broadband </w:t>
        </w:r>
      </w:ins>
      <w:del w:id="2681" w:author="Unknown Author" w:date="2019-06-12T12:53:00Z">
        <w:r>
          <w:rPr>
            <w:rFonts w:cs="Times New Roman"/>
            <w:color w:val="222222"/>
            <w:sz w:val="20"/>
            <w:szCs w:val="20"/>
            <w:lang w:val="en-GB" w:eastAsia="en-GB"/>
          </w:rPr>
          <w:delText>A</w:delText>
        </w:r>
      </w:del>
      <w:ins w:id="2682" w:author="Unknown Author" w:date="2019-06-12T12:53:00Z">
        <w:r>
          <w:rPr>
            <w:rFonts w:cs="Times New Roman"/>
            <w:color w:val="222222"/>
            <w:sz w:val="20"/>
            <w:szCs w:val="20"/>
            <w:lang w:val="en-GB" w:eastAsia="en-GB"/>
          </w:rPr>
          <w:t>a</w:t>
        </w:r>
      </w:ins>
      <w:r>
        <w:rPr>
          <w:rFonts w:cs="Times New Roman"/>
          <w:color w:val="222222"/>
          <w:sz w:val="20"/>
          <w:szCs w:val="20"/>
          <w:lang w:val="en-GB" w:eastAsia="en-GB"/>
          <w:rPrChange w:id="0" w:author="Unknown Author" w:date="2019-06-18T15:32:00Z"/>
        </w:rPr>
        <w:t xml:space="preserve">lbedo map of the area shown in C for 2017. </w:t>
      </w:r>
      <w:del w:id="2684" w:author="Unknown Author" w:date="2019-06-12T12:52:00Z">
        <w:r>
          <w:rPr>
            <w:rFonts w:cs="Times New Roman"/>
            <w:color w:val="222222"/>
            <w:sz w:val="20"/>
            <w:szCs w:val="20"/>
            <w:lang w:val="en-GB" w:eastAsia="en-GB"/>
          </w:rPr>
          <w:delText>E</w:delText>
        </w:r>
      </w:del>
      <w:ins w:id="2685" w:author="Unknown Author" w:date="2019-06-12T12:52:00Z">
        <w:r>
          <w:rPr>
            <w:rFonts w:cs="Times New Roman"/>
            <w:color w:val="222222"/>
            <w:sz w:val="20"/>
            <w:szCs w:val="20"/>
            <w:lang w:val="en-GB" w:eastAsia="en-GB"/>
          </w:rPr>
          <w:t>F</w:t>
        </w:r>
      </w:ins>
      <w:r>
        <w:rPr>
          <w:rFonts w:cs="Times New Roman"/>
          <w:color w:val="222222"/>
          <w:sz w:val="20"/>
          <w:szCs w:val="20"/>
          <w:lang w:val="en-GB" w:eastAsia="en-GB"/>
          <w:rPrChange w:id="0" w:author="Unknown Author" w:date="2019-06-18T15:32:00Z"/>
        </w:rPr>
        <w:t xml:space="preserve">) Classified map of a 200 x 200 m area at the field site marked in C imaged using a UAV mounted multispectral camera. </w:t>
      </w:r>
      <w:del w:id="2687" w:author="Unknown Author" w:date="2019-06-12T12:52:00Z">
        <w:r>
          <w:rPr>
            <w:rFonts w:cs="Times New Roman"/>
            <w:color w:val="222222"/>
            <w:sz w:val="20"/>
            <w:szCs w:val="20"/>
            <w:lang w:val="en-GB" w:eastAsia="en-GB"/>
          </w:rPr>
          <w:delText>F</w:delText>
        </w:r>
      </w:del>
      <w:ins w:id="2688" w:author="Unknown Author" w:date="2019-06-12T12:52:00Z">
        <w:r>
          <w:rPr>
            <w:rFonts w:cs="Times New Roman"/>
            <w:color w:val="222222"/>
            <w:sz w:val="20"/>
            <w:szCs w:val="20"/>
            <w:lang w:val="en-GB" w:eastAsia="en-GB"/>
          </w:rPr>
          <w:t>G</w:t>
        </w:r>
      </w:ins>
      <w:r>
        <w:rPr>
          <w:rFonts w:cs="Times New Roman"/>
          <w:color w:val="222222"/>
          <w:sz w:val="20"/>
          <w:szCs w:val="20"/>
          <w:lang w:val="en-GB" w:eastAsia="en-GB"/>
          <w:rPrChange w:id="0" w:author="Unknown Author" w:date="2019-06-18T15:32:00Z"/>
        </w:rPr>
        <w:t xml:space="preserve">) </w:t>
      </w:r>
      <w:del w:id="2690" w:author="Unknown Author" w:date="2019-06-12T12:53:00Z">
        <w:r>
          <w:rPr>
            <w:rFonts w:cs="Times New Roman"/>
            <w:color w:val="222222"/>
            <w:sz w:val="20"/>
            <w:szCs w:val="20"/>
            <w:lang w:val="en-GB" w:eastAsia="en-GB"/>
          </w:rPr>
          <w:delText>A</w:delText>
        </w:r>
      </w:del>
      <w:ins w:id="2691" w:author="Unknown Author" w:date="2019-06-12T12:53:00Z">
        <w:r>
          <w:rPr>
            <w:rFonts w:cs="Times New Roman"/>
            <w:color w:val="222222"/>
            <w:sz w:val="20"/>
            <w:szCs w:val="20"/>
            <w:lang w:val="en-GB" w:eastAsia="en-GB"/>
          </w:rPr>
          <w:t>Broadband a</w:t>
        </w:r>
      </w:ins>
      <w:r>
        <w:rPr>
          <w:rFonts w:cs="Times New Roman"/>
          <w:color w:val="222222"/>
          <w:sz w:val="20"/>
          <w:szCs w:val="20"/>
          <w:lang w:val="en-GB" w:eastAsia="en-GB"/>
          <w:rPrChange w:id="0" w:author="Unknown Author" w:date="2019-06-18T15:32:00Z"/>
        </w:rPr>
        <w:t xml:space="preserve">lbedo map of a 200 x 200 m area at the field site marked in C imaged using a UAV mounted multispectral camera. Panels A, B, C, D, E all use UTM Zone 22 projection and have pixel resolution of 20 m. All Sentinel 2 data was preprocessed from L1C to L2A using Sen2Cor and non-ice areas masked using the MeASUREs GIMP mask. </w:t>
      </w:r>
      <w:del w:id="2693" w:author="Unknown Author" w:date="2019-07-01T09:58:00Z">
        <w:r>
          <w:rPr>
            <w:rFonts w:cs="Times New Roman"/>
            <w:color w:val="222222"/>
            <w:sz w:val="20"/>
            <w:szCs w:val="20"/>
            <w:lang w:val="en-GB" w:eastAsia="en-GB"/>
          </w:rPr>
          <w:delText>Classified and albedo maps for additional Sentinel 2 tiles are shown in Supplementary Information 4.</w:delText>
        </w:r>
      </w:del>
    </w:p>
    <w:p>
      <w:pPr>
        <w:pStyle w:val="Normal"/>
        <w:spacing w:lineRule="auto" w:line="240"/>
        <w:jc w:val="center"/>
        <w:rPr>
          <w:rFonts w:ascii="Times New Roman" w:hAnsi="Times New Roman" w:cs="Arial"/>
          <w:color w:val="222222"/>
          <w:sz w:val="22"/>
          <w:szCs w:val="22"/>
        </w:rPr>
      </w:pPr>
      <w:r>
        <w:rPr>
          <w:rFonts w:cs="Arial"/>
          <w:color w:val="222222"/>
          <w:sz w:val="22"/>
          <w:szCs w:val="22"/>
        </w:rPr>
      </w:r>
    </w:p>
    <w:p>
      <w:pPr>
        <w:pStyle w:val="Normal"/>
        <w:spacing w:lineRule="auto" w:line="240"/>
        <w:jc w:val="center"/>
        <w:rPr>
          <w:rFonts w:ascii="Times New Roman" w:hAnsi="Times New Roman" w:cs="Arial"/>
          <w:color w:val="222222"/>
          <w:sz w:val="22"/>
          <w:szCs w:val="22"/>
        </w:rPr>
      </w:pPr>
      <w:r>
        <w:rPr>
          <w:rFonts w:cs="Arial"/>
          <w:color w:val="222222"/>
          <w:sz w:val="22"/>
          <w:szCs w:val="22"/>
        </w:rPr>
      </w:r>
    </w:p>
    <w:p>
      <w:pPr>
        <w:pStyle w:val="Normal"/>
        <w:spacing w:lineRule="auto" w:line="240"/>
        <w:jc w:val="center"/>
        <w:rPr>
          <w:rFonts w:ascii="Times New Roman" w:hAnsi="Times New Roman" w:cs="Arial"/>
          <w:color w:val="222222"/>
          <w:sz w:val="22"/>
          <w:szCs w:val="22"/>
        </w:rPr>
      </w:pPr>
      <w:r>
        <w:rPr>
          <w:rFonts w:cs="Arial"/>
          <w:color w:val="222222"/>
          <w:sz w:val="22"/>
          <w:szCs w:val="22"/>
        </w:rPr>
      </w:r>
    </w:p>
    <w:p>
      <w:pPr>
        <w:pStyle w:val="Normal"/>
        <w:spacing w:lineRule="auto" w:line="240"/>
        <w:jc w:val="center"/>
        <w:rPr>
          <w:rFonts w:ascii="Times New Roman" w:hAnsi="Times New Roman" w:cs="Arial"/>
          <w:color w:val="222222"/>
          <w:sz w:val="22"/>
          <w:szCs w:val="22"/>
        </w:rPr>
      </w:pPr>
      <w:r>
        <w:rPr>
          <w:rFonts w:cs="Arial"/>
          <w:color w:val="222222"/>
          <w:sz w:val="22"/>
          <w:szCs w:val="22"/>
        </w:rPr>
        <w:drawing>
          <wp:anchor behindDoc="0" distT="0" distB="0" distL="0" distR="0" simplePos="0" locked="0" layoutInCell="1" allowOverlap="1" relativeHeight="2">
            <wp:simplePos x="0" y="0"/>
            <wp:positionH relativeFrom="column">
              <wp:posOffset>872490</wp:posOffset>
            </wp:positionH>
            <wp:positionV relativeFrom="paragraph">
              <wp:posOffset>139065</wp:posOffset>
            </wp:positionV>
            <wp:extent cx="4388485" cy="5791835"/>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27"/>
                    <a:srcRect l="2638" t="4255" r="37310" b="16643"/>
                    <a:stretch>
                      <a:fillRect/>
                    </a:stretch>
                  </pic:blipFill>
                  <pic:spPr bwMode="auto">
                    <a:xfrm>
                      <a:off x="0" y="0"/>
                      <a:ext cx="4388485" cy="5791835"/>
                    </a:xfrm>
                    <a:prstGeom prst="rect">
                      <a:avLst/>
                    </a:prstGeom>
                  </pic:spPr>
                </pic:pic>
              </a:graphicData>
            </a:graphic>
          </wp:anchor>
        </w:drawing>
      </w:r>
    </w:p>
    <w:p>
      <w:pPr>
        <w:pStyle w:val="Normal"/>
        <w:spacing w:lineRule="auto" w:line="240"/>
        <w:jc w:val="center"/>
        <w:rPr>
          <w:rFonts w:ascii="Times New Roman" w:hAnsi="Times New Roman" w:cs="Arial"/>
          <w:color w:val="222222"/>
          <w:sz w:val="22"/>
          <w:szCs w:val="22"/>
        </w:rPr>
      </w:pPr>
      <w:r>
        <w:rPr>
          <w:rFonts w:cs="Arial"/>
          <w:color w:val="222222"/>
          <w:sz w:val="22"/>
          <w:szCs w:val="22"/>
        </w:rPr>
      </w:r>
    </w:p>
    <w:p>
      <w:pPr>
        <w:pStyle w:val="Normal"/>
        <w:spacing w:lineRule="auto" w:line="240"/>
        <w:jc w:val="center"/>
        <w:rPr/>
      </w:pPr>
      <w:r>
        <w:rPr>
          <w:rFonts w:cs="Times New Roman"/>
          <w:color w:val="222222"/>
          <w:sz w:val="20"/>
          <w:szCs w:val="20"/>
          <w:rPrChange w:id="0" w:author="Unknown Author" w:date="2019-06-18T15:32:00Z"/>
        </w:rPr>
        <w:t xml:space="preserve">Figure </w:t>
      </w:r>
      <w:del w:id="2695" w:author="Unknown Author" w:date="2019-05-21T07:33:00Z">
        <w:r>
          <w:rPr>
            <w:rFonts w:cs="Times New Roman"/>
            <w:color w:val="222222"/>
            <w:sz w:val="20"/>
            <w:szCs w:val="20"/>
          </w:rPr>
          <w:delText>4</w:delText>
        </w:r>
      </w:del>
      <w:ins w:id="2696" w:author="Unknown Author" w:date="2019-07-01T09:37:00Z">
        <w:r>
          <w:rPr>
            <w:rFonts w:cs="Times New Roman"/>
            <w:color w:val="222222"/>
            <w:sz w:val="20"/>
            <w:szCs w:val="20"/>
          </w:rPr>
          <w:t>6</w:t>
        </w:r>
      </w:ins>
      <w:r>
        <w:rPr>
          <w:rFonts w:cs="Times New Roman"/>
          <w:color w:val="222222"/>
          <w:sz w:val="20"/>
          <w:szCs w:val="20"/>
          <w:rPrChange w:id="0" w:author="Unknown Author" w:date="2019-06-18T15:32:00Z"/>
        </w:rPr>
        <w:t>: (A,B) Dark</w:t>
      </w:r>
      <w:ins w:id="2698" w:author="Unknown Author" w:date="2019-06-12T18:27:00Z">
        <w:r>
          <w:rPr>
            <w:rFonts w:cs="Times New Roman"/>
            <w:color w:val="222222"/>
            <w:sz w:val="20"/>
            <w:szCs w:val="20"/>
          </w:rPr>
          <w:t>-</w:t>
        </w:r>
      </w:ins>
      <w:del w:id="2699" w:author="Unknown Author" w:date="2019-06-12T18:27:00Z">
        <w:r>
          <w:rPr>
            <w:rFonts w:cs="Times New Roman"/>
            <w:color w:val="222222"/>
            <w:sz w:val="20"/>
            <w:szCs w:val="20"/>
          </w:rPr>
          <w:delText xml:space="preserve"> </w:delText>
        </w:r>
      </w:del>
      <w:r>
        <w:rPr>
          <w:rFonts w:cs="Times New Roman"/>
          <w:color w:val="222222"/>
          <w:sz w:val="20"/>
          <w:szCs w:val="20"/>
          <w:rPrChange w:id="0" w:author="Unknown Author" w:date="2019-06-18T15:32:00Z"/>
        </w:rPr>
        <w:t>ice duration on the south-west GrIS in summers 2016 and 2017, expressed as a percentage of the total daily cloud-free observations made during June-July-August (JJA). Each year is labelled with dark</w:t>
      </w:r>
      <w:del w:id="2701" w:author="Unknown Author" w:date="2019-06-12T18:27:00Z">
        <w:r>
          <w:rPr>
            <w:rFonts w:cs="Times New Roman"/>
            <w:color w:val="222222"/>
            <w:sz w:val="20"/>
            <w:szCs w:val="20"/>
          </w:rPr>
          <w:delText xml:space="preserve"> </w:delText>
        </w:r>
      </w:del>
      <w:ins w:id="2702" w:author="Unknown Author" w:date="2019-06-12T18:27:00Z">
        <w:r>
          <w:rPr>
            <w:rFonts w:cs="Times New Roman"/>
            <w:color w:val="222222"/>
            <w:sz w:val="20"/>
            <w:szCs w:val="20"/>
          </w:rPr>
          <w:t>-</w:t>
        </w:r>
      </w:ins>
      <w:r>
        <w:rPr>
          <w:rFonts w:cs="Times New Roman"/>
          <w:color w:val="222222"/>
          <w:sz w:val="20"/>
          <w:szCs w:val="20"/>
          <w:rPrChange w:id="0" w:author="Unknown Author" w:date="2019-06-18T15:32:00Z"/>
        </w:rPr>
        <w:t>ice extent. In each year, pixels that are dark for fewer than 5 days are not shown. (C,D) Average snow depth modelled by MAR (blue) and cumulative dark</w:t>
      </w:r>
      <w:ins w:id="2704" w:author="Unknown Author" w:date="2019-06-12T18:27:00Z">
        <w:r>
          <w:rPr>
            <w:rFonts w:cs="Times New Roman"/>
            <w:color w:val="222222"/>
            <w:sz w:val="20"/>
            <w:szCs w:val="20"/>
          </w:rPr>
          <w:t>-</w:t>
        </w:r>
      </w:ins>
      <w:del w:id="2705" w:author="Unknown Author" w:date="2019-06-12T18:27:00Z">
        <w:r>
          <w:rPr>
            <w:rFonts w:cs="Times New Roman"/>
            <w:color w:val="222222"/>
            <w:sz w:val="20"/>
            <w:szCs w:val="20"/>
          </w:rPr>
          <w:delText xml:space="preserve"> </w:delText>
        </w:r>
      </w:del>
      <w:r>
        <w:rPr>
          <w:rFonts w:cs="Times New Roman"/>
          <w:color w:val="222222"/>
          <w:sz w:val="20"/>
          <w:szCs w:val="20"/>
          <w:rPrChange w:id="0" w:author="Unknown Author" w:date="2019-06-18T15:32:00Z"/>
        </w:rPr>
        <w:t>ice extent observed by MODIS (red) (Tedstone et al., 2017) during April to August. Vertical bars (grey) denote median date of snow clearing derived from MODIS; horizontal bars denote the interquartile range of the day of year of bare</w:t>
      </w:r>
      <w:ins w:id="2707" w:author="Unknown Author" w:date="2019-06-12T15:04:00Z">
        <w:r>
          <w:rPr>
            <w:rFonts w:cs="Times New Roman"/>
            <w:color w:val="222222"/>
            <w:sz w:val="20"/>
            <w:szCs w:val="20"/>
          </w:rPr>
          <w:t>-</w:t>
        </w:r>
      </w:ins>
      <w:del w:id="2708" w:author="Unknown Author" w:date="2019-06-12T15:04:00Z">
        <w:r>
          <w:rPr>
            <w:rFonts w:cs="Times New Roman"/>
            <w:color w:val="222222"/>
            <w:sz w:val="20"/>
            <w:szCs w:val="20"/>
          </w:rPr>
          <w:delText xml:space="preserve"> </w:delText>
        </w:r>
      </w:del>
      <w:r>
        <w:rPr>
          <w:rFonts w:cs="Times New Roman"/>
          <w:color w:val="222222"/>
          <w:sz w:val="20"/>
          <w:szCs w:val="20"/>
          <w:rPrChange w:id="0" w:author="Unknown Author" w:date="2019-06-18T15:32:00Z"/>
        </w:rPr>
        <w:t>ice appearance.</w:t>
      </w:r>
    </w:p>
    <w:p>
      <w:pPr>
        <w:pStyle w:val="Normal"/>
        <w:spacing w:lineRule="auto" w:line="240"/>
        <w:rPr>
          <w:rFonts w:ascii="Times New Roman" w:hAnsi="Times New Roman" w:cs="Arial"/>
          <w:sz w:val="22"/>
          <w:szCs w:val="22"/>
        </w:rPr>
      </w:pPr>
      <w:r>
        <w:rPr>
          <w:rFonts w:cs="Arial"/>
          <w:sz w:val="22"/>
          <w:szCs w:val="22"/>
        </w:rPr>
      </w:r>
    </w:p>
    <w:p>
      <w:pPr>
        <w:pStyle w:val="Normal"/>
        <w:spacing w:lineRule="auto" w:line="240"/>
        <w:rPr>
          <w:rFonts w:ascii="Times New Roman" w:hAnsi="Times New Roman" w:cs="Arial"/>
          <w:sz w:val="22"/>
          <w:szCs w:val="22"/>
        </w:rPr>
      </w:pPr>
      <w:r>
        <w:rPr>
          <w:rFonts w:cs="Arial"/>
          <w:sz w:val="22"/>
          <w:szCs w:val="22"/>
        </w:rPr>
      </w:r>
    </w:p>
    <w:p>
      <w:pPr>
        <w:pStyle w:val="Normal"/>
        <w:spacing w:lineRule="auto" w:line="240"/>
        <w:rPr>
          <w:rFonts w:ascii="Times New Roman" w:hAnsi="Times New Roman" w:cs="Arial"/>
          <w:sz w:val="22"/>
          <w:szCs w:val="22"/>
        </w:rPr>
      </w:pPr>
      <w:r>
        <w:rPr>
          <w:rFonts w:cs="Arial"/>
          <w:sz w:val="22"/>
          <w:szCs w:val="22"/>
        </w:rPr>
      </w:r>
    </w:p>
    <w:p>
      <w:pPr>
        <w:pStyle w:val="Normal"/>
        <w:rPr/>
      </w:pPr>
      <w:r>
        <w:rPr/>
      </w:r>
    </w:p>
    <w:tbl>
      <w:tblPr>
        <w:tblW w:w="10034"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896"/>
        <w:gridCol w:w="817"/>
        <w:gridCol w:w="1125"/>
        <w:gridCol w:w="820"/>
        <w:gridCol w:w="1059"/>
        <w:gridCol w:w="948"/>
        <w:gridCol w:w="1187"/>
        <w:gridCol w:w="1108"/>
        <w:gridCol w:w="1070"/>
        <w:gridCol w:w="1003"/>
      </w:tblGrid>
      <w:tr>
        <w:trPr/>
        <w:tc>
          <w:tcPr>
            <w:tcW w:w="89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10" w:author="Unknown Author" w:date="2019-07-01T08:42:00Z">
              <w:r>
                <w:rPr/>
                <w:t>100 ug/g</w:t>
              </w:r>
            </w:ins>
          </w:p>
        </w:tc>
        <w:tc>
          <w:tcPr>
            <w:tcW w:w="81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11" w:author="Unknown Author" w:date="2019-07-01T08:42:00Z">
              <w:r>
                <w:rPr/>
                <w:t>Local dust</w:t>
              </w:r>
            </w:ins>
          </w:p>
        </w:tc>
        <w:tc>
          <w:tcPr>
            <w:tcW w:w="112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12" w:author="Unknown Author" w:date="2019-07-01T08:42:00Z">
              <w:r>
                <w:rPr/>
                <w:t>P1</w:t>
              </w:r>
            </w:ins>
          </w:p>
        </w:tc>
        <w:tc>
          <w:tcPr>
            <w:tcW w:w="8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13" w:author="Unknown Author" w:date="2019-07-01T08:42:00Z">
              <w:r>
                <w:rPr/>
                <w:t>P2</w:t>
              </w:r>
            </w:ins>
          </w:p>
        </w:tc>
        <w:tc>
          <w:tcPr>
            <w:tcW w:w="10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14" w:author="Unknown Author" w:date="2019-07-01T08:42:00Z">
              <w:r>
                <w:rPr/>
                <w:t>P3</w:t>
              </w:r>
            </w:ins>
          </w:p>
        </w:tc>
        <w:tc>
          <w:tcPr>
            <w:tcW w:w="94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15" w:author="Unknown Author" w:date="2019-07-01T08:42:00Z">
              <w:r>
                <w:rPr/>
                <w:t>F1</w:t>
              </w:r>
            </w:ins>
          </w:p>
        </w:tc>
        <w:tc>
          <w:tcPr>
            <w:tcW w:w="118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16" w:author="Unknown Author" w:date="2019-07-01T08:42:00Z">
              <w:r>
                <w:rPr/>
                <w:t>F2</w:t>
              </w:r>
            </w:ins>
          </w:p>
        </w:tc>
        <w:tc>
          <w:tcPr>
            <w:tcW w:w="110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17" w:author="Unknown Author" w:date="2019-07-01T08:42:00Z">
              <w:r>
                <w:rPr/>
                <w:t>F3</w:t>
              </w:r>
            </w:ins>
          </w:p>
        </w:tc>
        <w:tc>
          <w:tcPr>
            <w:tcW w:w="107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18" w:author="Unknown Author" w:date="2019-07-01T08:42:00Z">
              <w:r>
                <w:rPr/>
                <w:t>F4</w:t>
              </w:r>
            </w:ins>
          </w:p>
        </w:tc>
        <w:tc>
          <w:tcPr>
            <w:tcW w:w="10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ins w:id="2719" w:author="Unknown Author" w:date="2019-07-01T08:42:00Z">
              <w:r>
                <w:rPr/>
                <w:t>Glacier algae</w:t>
              </w:r>
            </w:ins>
          </w:p>
        </w:tc>
      </w:tr>
      <w:tr>
        <w:trPr/>
        <w:tc>
          <w:tcPr>
            <w:tcW w:w="89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20" w:author="Unknown Author" w:date="2019-07-01T08:42:00Z">
              <w:r>
                <w:rPr/>
                <w:t>Albedo change</w:t>
              </w:r>
            </w:ins>
          </w:p>
        </w:tc>
        <w:tc>
          <w:tcPr>
            <w:tcW w:w="81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21" w:author="Unknown Author" w:date="2019-07-01T08:42:00Z">
              <w:r>
                <w:rPr>
                  <w:sz w:val="20"/>
                  <w:szCs w:val="20"/>
                </w:rPr>
                <w:t>+0.0025</w:t>
              </w:r>
            </w:ins>
          </w:p>
        </w:tc>
        <w:tc>
          <w:tcPr>
            <w:tcW w:w="112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22" w:author="Unknown Author" w:date="2019-07-01T08:42:00Z">
              <w:r>
                <w:rPr>
                  <w:sz w:val="20"/>
                  <w:szCs w:val="20"/>
                </w:rPr>
                <w:t>-0.0007.38</w:t>
              </w:r>
            </w:ins>
          </w:p>
        </w:tc>
        <w:tc>
          <w:tcPr>
            <w:tcW w:w="8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23" w:author="Unknown Author" w:date="2019-07-01T08:42:00Z">
              <w:r>
                <w:rPr>
                  <w:sz w:val="20"/>
                  <w:szCs w:val="20"/>
                </w:rPr>
                <w:t>-0.0016</w:t>
              </w:r>
            </w:ins>
          </w:p>
        </w:tc>
        <w:tc>
          <w:tcPr>
            <w:tcW w:w="10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24" w:author="Unknown Author" w:date="2019-07-01T08:42:00Z">
              <w:r>
                <w:rPr>
                  <w:sz w:val="20"/>
                  <w:szCs w:val="20"/>
                </w:rPr>
                <w:t>-0.0039</w:t>
              </w:r>
            </w:ins>
          </w:p>
        </w:tc>
        <w:tc>
          <w:tcPr>
            <w:tcW w:w="94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25" w:author="Unknown Author" w:date="2019-07-01T08:42:00Z">
              <w:r>
                <w:rPr>
                  <w:sz w:val="20"/>
                  <w:szCs w:val="20"/>
                </w:rPr>
                <w:t>+0.0032</w:t>
              </w:r>
            </w:ins>
          </w:p>
        </w:tc>
        <w:tc>
          <w:tcPr>
            <w:tcW w:w="118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26" w:author="Unknown Author" w:date="2019-07-01T08:42:00Z">
              <w:r>
                <w:rPr>
                  <w:sz w:val="20"/>
                  <w:szCs w:val="20"/>
                </w:rPr>
                <w:t>+0.000167</w:t>
              </w:r>
            </w:ins>
          </w:p>
        </w:tc>
        <w:tc>
          <w:tcPr>
            <w:tcW w:w="110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27" w:author="Unknown Author" w:date="2019-07-01T08:42:00Z">
              <w:r>
                <w:rPr>
                  <w:sz w:val="20"/>
                  <w:szCs w:val="20"/>
                </w:rPr>
                <w:t>-0.0012</w:t>
              </w:r>
            </w:ins>
          </w:p>
        </w:tc>
        <w:tc>
          <w:tcPr>
            <w:tcW w:w="107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28" w:author="Unknown Author" w:date="2019-07-01T08:42:00Z">
              <w:r>
                <w:rPr>
                  <w:sz w:val="20"/>
                  <w:szCs w:val="20"/>
                </w:rPr>
                <w:t>-0.0013</w:t>
              </w:r>
            </w:ins>
          </w:p>
        </w:tc>
        <w:tc>
          <w:tcPr>
            <w:tcW w:w="10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sz w:val="20"/>
                <w:szCs w:val="20"/>
              </w:rPr>
            </w:pPr>
            <w:ins w:id="2729" w:author="Unknown Author" w:date="2019-07-01T08:42:00Z">
              <w:r>
                <w:rPr>
                  <w:sz w:val="20"/>
                  <w:szCs w:val="20"/>
                </w:rPr>
                <w:t>-0.0065</w:t>
              </w:r>
            </w:ins>
          </w:p>
        </w:tc>
      </w:tr>
    </w:tbl>
    <w:p>
      <w:pPr>
        <w:pStyle w:val="Normal"/>
        <w:rPr/>
      </w:pPr>
      <w:r>
        <w:rPr/>
      </w:r>
    </w:p>
    <w:tbl>
      <w:tblPr>
        <w:tblW w:w="10034"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880"/>
        <w:gridCol w:w="833"/>
        <w:gridCol w:w="1125"/>
        <w:gridCol w:w="820"/>
        <w:gridCol w:w="1059"/>
        <w:gridCol w:w="948"/>
        <w:gridCol w:w="1187"/>
        <w:gridCol w:w="1108"/>
        <w:gridCol w:w="1070"/>
        <w:gridCol w:w="1003"/>
      </w:tblGrid>
      <w:tr>
        <w:trPr/>
        <w:tc>
          <w:tcPr>
            <w:tcW w:w="88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30" w:author="Unknown Author" w:date="2019-07-01T08:42:00Z">
              <w:r>
                <w:rPr/>
                <w:t>300 ug/g</w:t>
              </w:r>
            </w:ins>
          </w:p>
        </w:tc>
        <w:tc>
          <w:tcPr>
            <w:tcW w:w="8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31" w:author="Unknown Author" w:date="2019-07-01T08:42:00Z">
              <w:r>
                <w:rPr/>
                <w:t>Local dust</w:t>
              </w:r>
            </w:ins>
          </w:p>
        </w:tc>
        <w:tc>
          <w:tcPr>
            <w:tcW w:w="112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32" w:author="Unknown Author" w:date="2019-07-01T08:42:00Z">
              <w:r>
                <w:rPr/>
                <w:t>P1</w:t>
              </w:r>
            </w:ins>
          </w:p>
        </w:tc>
        <w:tc>
          <w:tcPr>
            <w:tcW w:w="8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33" w:author="Unknown Author" w:date="2019-07-01T08:42:00Z">
              <w:r>
                <w:rPr/>
                <w:t>P2</w:t>
              </w:r>
            </w:ins>
          </w:p>
        </w:tc>
        <w:tc>
          <w:tcPr>
            <w:tcW w:w="10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34" w:author="Unknown Author" w:date="2019-07-01T08:42:00Z">
              <w:r>
                <w:rPr/>
                <w:t>P3</w:t>
              </w:r>
            </w:ins>
          </w:p>
        </w:tc>
        <w:tc>
          <w:tcPr>
            <w:tcW w:w="94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35" w:author="Unknown Author" w:date="2019-07-01T08:42:00Z">
              <w:r>
                <w:rPr/>
                <w:t>F1</w:t>
              </w:r>
            </w:ins>
          </w:p>
        </w:tc>
        <w:tc>
          <w:tcPr>
            <w:tcW w:w="118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36" w:author="Unknown Author" w:date="2019-07-01T08:42:00Z">
              <w:r>
                <w:rPr/>
                <w:t>F2</w:t>
              </w:r>
            </w:ins>
          </w:p>
        </w:tc>
        <w:tc>
          <w:tcPr>
            <w:tcW w:w="110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37" w:author="Unknown Author" w:date="2019-07-01T08:42:00Z">
              <w:r>
                <w:rPr/>
                <w:t>F3</w:t>
              </w:r>
            </w:ins>
          </w:p>
        </w:tc>
        <w:tc>
          <w:tcPr>
            <w:tcW w:w="107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38" w:author="Unknown Author" w:date="2019-07-01T08:42:00Z">
              <w:r>
                <w:rPr/>
                <w:t>F4</w:t>
              </w:r>
            </w:ins>
          </w:p>
        </w:tc>
        <w:tc>
          <w:tcPr>
            <w:tcW w:w="10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ins w:id="2739" w:author="Unknown Author" w:date="2019-07-01T08:42:00Z">
              <w:r>
                <w:rPr/>
                <w:t>Glacier algae</w:t>
              </w:r>
            </w:ins>
          </w:p>
        </w:tc>
      </w:tr>
      <w:tr>
        <w:trPr/>
        <w:tc>
          <w:tcPr>
            <w:tcW w:w="88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40" w:author="Unknown Author" w:date="2019-07-01T08:42:00Z">
              <w:r>
                <w:rPr/>
                <w:t>Albedo change</w:t>
              </w:r>
            </w:ins>
          </w:p>
        </w:tc>
        <w:tc>
          <w:tcPr>
            <w:tcW w:w="8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41" w:author="Unknown Author" w:date="2019-07-01T08:42:00Z">
              <w:r>
                <w:rPr>
                  <w:sz w:val="20"/>
                  <w:szCs w:val="20"/>
                </w:rPr>
                <w:t>+0.0084</w:t>
              </w:r>
            </w:ins>
          </w:p>
        </w:tc>
        <w:tc>
          <w:tcPr>
            <w:tcW w:w="112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42" w:author="Unknown Author" w:date="2019-07-01T08:42:00Z">
              <w:r>
                <w:rPr>
                  <w:sz w:val="20"/>
                  <w:szCs w:val="20"/>
                </w:rPr>
                <w:t>-0.00054</w:t>
              </w:r>
            </w:ins>
          </w:p>
        </w:tc>
        <w:tc>
          <w:tcPr>
            <w:tcW w:w="8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43" w:author="Unknown Author" w:date="2019-07-01T08:42:00Z">
              <w:r>
                <w:rPr>
                  <w:sz w:val="20"/>
                  <w:szCs w:val="20"/>
                </w:rPr>
                <w:t>-0.0029</w:t>
              </w:r>
            </w:ins>
          </w:p>
        </w:tc>
        <w:tc>
          <w:tcPr>
            <w:tcW w:w="10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44" w:author="Unknown Author" w:date="2019-07-01T08:42:00Z">
              <w:r>
                <w:rPr>
                  <w:sz w:val="20"/>
                  <w:szCs w:val="20"/>
                </w:rPr>
                <w:t>-0.0092</w:t>
              </w:r>
            </w:ins>
          </w:p>
        </w:tc>
        <w:tc>
          <w:tcPr>
            <w:tcW w:w="94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45" w:author="Unknown Author" w:date="2019-07-01T08:42:00Z">
              <w:r>
                <w:rPr>
                  <w:sz w:val="20"/>
                  <w:szCs w:val="20"/>
                </w:rPr>
                <w:t>+0.011</w:t>
              </w:r>
            </w:ins>
          </w:p>
        </w:tc>
        <w:tc>
          <w:tcPr>
            <w:tcW w:w="118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46" w:author="Unknown Author" w:date="2019-07-01T08:42:00Z">
              <w:r>
                <w:rPr>
                  <w:sz w:val="20"/>
                  <w:szCs w:val="20"/>
                </w:rPr>
                <w:t>+0.0024</w:t>
              </w:r>
            </w:ins>
          </w:p>
        </w:tc>
        <w:tc>
          <w:tcPr>
            <w:tcW w:w="110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47" w:author="Unknown Author" w:date="2019-07-01T08:42:00Z">
              <w:r>
                <w:rPr>
                  <w:sz w:val="20"/>
                  <w:szCs w:val="20"/>
                </w:rPr>
                <w:t>-0.0024</w:t>
              </w:r>
            </w:ins>
          </w:p>
        </w:tc>
        <w:tc>
          <w:tcPr>
            <w:tcW w:w="107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48" w:author="Unknown Author" w:date="2019-07-01T08:42:00Z">
              <w:r>
                <w:rPr>
                  <w:sz w:val="20"/>
                  <w:szCs w:val="20"/>
                </w:rPr>
                <w:t>-0.0033</w:t>
              </w:r>
            </w:ins>
          </w:p>
        </w:tc>
        <w:tc>
          <w:tcPr>
            <w:tcW w:w="10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sz w:val="20"/>
                <w:szCs w:val="20"/>
              </w:rPr>
            </w:pPr>
            <w:ins w:id="2749" w:author="Unknown Author" w:date="2019-07-01T08:42:00Z">
              <w:r>
                <w:rPr>
                  <w:sz w:val="20"/>
                  <w:szCs w:val="20"/>
                </w:rPr>
                <w:t>-0.019</w:t>
              </w:r>
            </w:ins>
          </w:p>
        </w:tc>
      </w:tr>
    </w:tbl>
    <w:p>
      <w:pPr>
        <w:pStyle w:val="Normal"/>
        <w:rPr/>
      </w:pPr>
      <w:r>
        <w:rPr/>
      </w:r>
    </w:p>
    <w:tbl>
      <w:tblPr>
        <w:tblW w:w="10034"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880"/>
        <w:gridCol w:w="833"/>
        <w:gridCol w:w="1125"/>
        <w:gridCol w:w="820"/>
        <w:gridCol w:w="1059"/>
        <w:gridCol w:w="948"/>
        <w:gridCol w:w="1187"/>
        <w:gridCol w:w="1108"/>
        <w:gridCol w:w="1070"/>
        <w:gridCol w:w="1003"/>
      </w:tblGrid>
      <w:tr>
        <w:trPr/>
        <w:tc>
          <w:tcPr>
            <w:tcW w:w="88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50" w:author="Unknown Author" w:date="2019-07-01T08:42:00Z">
              <w:r>
                <w:rPr/>
                <w:t>500 ug/g</w:t>
              </w:r>
            </w:ins>
          </w:p>
        </w:tc>
        <w:tc>
          <w:tcPr>
            <w:tcW w:w="8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51" w:author="Unknown Author" w:date="2019-07-01T08:42:00Z">
              <w:r>
                <w:rPr/>
                <w:t>Local dust</w:t>
              </w:r>
            </w:ins>
          </w:p>
        </w:tc>
        <w:tc>
          <w:tcPr>
            <w:tcW w:w="112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52" w:author="Unknown Author" w:date="2019-07-01T08:42:00Z">
              <w:r>
                <w:rPr/>
                <w:t>P1</w:t>
              </w:r>
            </w:ins>
          </w:p>
        </w:tc>
        <w:tc>
          <w:tcPr>
            <w:tcW w:w="8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53" w:author="Unknown Author" w:date="2019-07-01T08:42:00Z">
              <w:r>
                <w:rPr/>
                <w:t>P2</w:t>
              </w:r>
            </w:ins>
          </w:p>
        </w:tc>
        <w:tc>
          <w:tcPr>
            <w:tcW w:w="10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54" w:author="Unknown Author" w:date="2019-07-01T08:42:00Z">
              <w:r>
                <w:rPr/>
                <w:t>P3</w:t>
              </w:r>
            </w:ins>
          </w:p>
        </w:tc>
        <w:tc>
          <w:tcPr>
            <w:tcW w:w="94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55" w:author="Unknown Author" w:date="2019-07-01T08:42:00Z">
              <w:r>
                <w:rPr/>
                <w:t>F1</w:t>
              </w:r>
            </w:ins>
          </w:p>
        </w:tc>
        <w:tc>
          <w:tcPr>
            <w:tcW w:w="118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56" w:author="Unknown Author" w:date="2019-07-01T08:42:00Z">
              <w:r>
                <w:rPr/>
                <w:t>F2</w:t>
              </w:r>
            </w:ins>
          </w:p>
        </w:tc>
        <w:tc>
          <w:tcPr>
            <w:tcW w:w="110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57" w:author="Unknown Author" w:date="2019-07-01T08:42:00Z">
              <w:r>
                <w:rPr/>
                <w:t>F3</w:t>
              </w:r>
            </w:ins>
          </w:p>
        </w:tc>
        <w:tc>
          <w:tcPr>
            <w:tcW w:w="107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58" w:author="Unknown Author" w:date="2019-07-01T08:42:00Z">
              <w:r>
                <w:rPr/>
                <w:t>F4</w:t>
              </w:r>
            </w:ins>
          </w:p>
        </w:tc>
        <w:tc>
          <w:tcPr>
            <w:tcW w:w="10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ins w:id="2759" w:author="Unknown Author" w:date="2019-07-01T08:42:00Z">
              <w:r>
                <w:rPr/>
                <w:t>Glacier algae</w:t>
              </w:r>
            </w:ins>
          </w:p>
        </w:tc>
      </w:tr>
      <w:tr>
        <w:trPr/>
        <w:tc>
          <w:tcPr>
            <w:tcW w:w="88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ins w:id="2760" w:author="Unknown Author" w:date="2019-07-01T08:42:00Z">
              <w:r>
                <w:rPr/>
                <w:t>Albedo change</w:t>
              </w:r>
            </w:ins>
          </w:p>
        </w:tc>
        <w:tc>
          <w:tcPr>
            <w:tcW w:w="8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61" w:author="Unknown Author" w:date="2019-07-01T08:42:00Z">
              <w:r>
                <w:rPr>
                  <w:sz w:val="20"/>
                  <w:szCs w:val="20"/>
                </w:rPr>
                <w:t>+0.0145</w:t>
              </w:r>
            </w:ins>
          </w:p>
        </w:tc>
        <w:tc>
          <w:tcPr>
            <w:tcW w:w="112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62" w:author="Unknown Author" w:date="2019-07-01T08:42:00Z">
              <w:r>
                <w:rPr>
                  <w:sz w:val="20"/>
                  <w:szCs w:val="20"/>
                </w:rPr>
                <w:t>+0.000096</w:t>
              </w:r>
            </w:ins>
          </w:p>
        </w:tc>
        <w:tc>
          <w:tcPr>
            <w:tcW w:w="8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63" w:author="Unknown Author" w:date="2019-07-01T08:42:00Z">
              <w:r>
                <w:rPr>
                  <w:sz w:val="20"/>
                  <w:szCs w:val="20"/>
                </w:rPr>
                <w:t>-0.0033</w:t>
              </w:r>
            </w:ins>
          </w:p>
        </w:tc>
        <w:tc>
          <w:tcPr>
            <w:tcW w:w="10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64" w:author="Unknown Author" w:date="2019-07-01T08:42:00Z">
              <w:r>
                <w:rPr>
                  <w:sz w:val="20"/>
                  <w:szCs w:val="20"/>
                </w:rPr>
                <w:t>-0.0128</w:t>
              </w:r>
            </w:ins>
          </w:p>
        </w:tc>
        <w:tc>
          <w:tcPr>
            <w:tcW w:w="94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65" w:author="Unknown Author" w:date="2019-07-01T08:42:00Z">
              <w:r>
                <w:rPr>
                  <w:sz w:val="20"/>
                  <w:szCs w:val="20"/>
                </w:rPr>
                <w:t>+0.0185</w:t>
              </w:r>
            </w:ins>
          </w:p>
        </w:tc>
        <w:tc>
          <w:tcPr>
            <w:tcW w:w="118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66" w:author="Unknown Author" w:date="2019-07-01T08:42:00Z">
              <w:r>
                <w:rPr>
                  <w:sz w:val="20"/>
                  <w:szCs w:val="20"/>
                </w:rPr>
                <w:t>+0.0049</w:t>
              </w:r>
            </w:ins>
          </w:p>
        </w:tc>
        <w:tc>
          <w:tcPr>
            <w:tcW w:w="110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67" w:author="Unknown Author" w:date="2019-07-01T08:42:00Z">
              <w:r>
                <w:rPr>
                  <w:sz w:val="20"/>
                  <w:szCs w:val="20"/>
                </w:rPr>
                <w:t>-0.0031</w:t>
              </w:r>
            </w:ins>
          </w:p>
        </w:tc>
        <w:tc>
          <w:tcPr>
            <w:tcW w:w="107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sz w:val="20"/>
                <w:szCs w:val="20"/>
              </w:rPr>
            </w:pPr>
            <w:ins w:id="2768" w:author="Unknown Author" w:date="2019-07-01T08:42:00Z">
              <w:r>
                <w:rPr>
                  <w:sz w:val="20"/>
                  <w:szCs w:val="20"/>
                </w:rPr>
                <w:t>-0.0052</w:t>
              </w:r>
            </w:ins>
          </w:p>
        </w:tc>
        <w:tc>
          <w:tcPr>
            <w:tcW w:w="10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sz w:val="20"/>
                <w:szCs w:val="20"/>
              </w:rPr>
            </w:pPr>
            <w:ins w:id="2769" w:author="Unknown Author" w:date="2019-07-01T08:42:00Z">
              <w:r>
                <w:rPr>
                  <w:sz w:val="20"/>
                  <w:szCs w:val="20"/>
                </w:rPr>
                <w:t>-0.029</w:t>
              </w:r>
            </w:ins>
          </w:p>
        </w:tc>
      </w:tr>
    </w:tbl>
    <w:p>
      <w:pPr>
        <w:pStyle w:val="Normal"/>
        <w:rPr/>
      </w:pPr>
      <w:r>
        <w:rPr/>
      </w:r>
    </w:p>
    <w:p>
      <w:pPr>
        <w:pStyle w:val="Normal"/>
        <w:spacing w:lineRule="auto" w:line="240"/>
        <w:rPr>
          <w:rFonts w:ascii="Times New Roman" w:hAnsi="Times New Roman" w:cs="Arial"/>
          <w:sz w:val="22"/>
          <w:szCs w:val="22"/>
        </w:rPr>
      </w:pPr>
      <w:ins w:id="2770" w:author="Unknown Author" w:date="2019-07-01T08:42:00Z">
        <w:r>
          <w:rPr>
            <w:rFonts w:cs="Arial"/>
            <w:sz w:val="22"/>
            <w:szCs w:val="22"/>
          </w:rPr>
          <w:t>Table 1: Albedo change relative to clean ice resulting from the addition of 100, 300 and 500 ug/g of each mineral dust.</w:t>
        </w:r>
      </w:ins>
    </w:p>
    <w:p>
      <w:pPr>
        <w:pStyle w:val="Normal"/>
        <w:spacing w:lineRule="auto" w:line="240"/>
        <w:rPr>
          <w:rFonts w:ascii="Times New Roman" w:hAnsi="Times New Roman" w:cs="Arial"/>
          <w:sz w:val="22"/>
          <w:szCs w:val="22"/>
        </w:rPr>
      </w:pPr>
      <w:r>
        <w:rPr>
          <w:rFonts w:cs="Arial"/>
          <w:sz w:val="22"/>
          <w:szCs w:val="22"/>
        </w:rPr>
      </w:r>
    </w:p>
    <w:p>
      <w:pPr>
        <w:pStyle w:val="Normal"/>
        <w:spacing w:lineRule="auto" w:line="240"/>
        <w:rPr>
          <w:rFonts w:ascii="Times New Roman" w:hAnsi="Times New Roman" w:cs="Arial"/>
          <w:sz w:val="22"/>
          <w:szCs w:val="22"/>
        </w:rPr>
      </w:pPr>
      <w:r>
        <w:rPr>
          <w:rFonts w:cs="Arial"/>
          <w:sz w:val="22"/>
          <w:szCs w:val="22"/>
        </w:rPr>
      </w:r>
    </w:p>
    <w:p>
      <w:pPr>
        <w:pStyle w:val="Normal"/>
        <w:spacing w:lineRule="auto" w:line="240"/>
        <w:jc w:val="left"/>
        <w:rPr>
          <w:rFonts w:ascii="Times New Roman" w:hAnsi="Times New Roman"/>
        </w:rPr>
      </w:pPr>
      <w:r>
        <w:rPr>
          <w:rFonts w:cs="Times New Roman"/>
          <w:b/>
          <w:bCs/>
          <w:color w:val="000000"/>
          <w:sz w:val="20"/>
          <w:szCs w:val="20"/>
          <w:rPrChange w:id="0" w:author="Unknown Author" w:date="2019-06-18T15:32:00Z"/>
        </w:rPr>
        <w:t>A:</w:t>
      </w:r>
    </w:p>
    <w:tbl>
      <w:tblPr>
        <w:tblW w:w="7999" w:type="dxa"/>
        <w:jc w:val="left"/>
        <w:tblInd w:w="31"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1571"/>
        <w:gridCol w:w="1798"/>
        <w:gridCol w:w="2459"/>
        <w:gridCol w:w="2170"/>
      </w:tblGrid>
      <w:tr>
        <w:trPr/>
        <w:tc>
          <w:tcPr>
            <w:tcW w:w="157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b/>
                <w:bCs/>
                <w:sz w:val="20"/>
                <w:szCs w:val="20"/>
                <w:rPrChange w:id="0" w:author="Unknown Author" w:date="2019-06-18T15:32:00Z"/>
              </w:rPr>
              <w:t>Surface Type</w:t>
            </w:r>
          </w:p>
        </w:tc>
        <w:tc>
          <w:tcPr>
            <w:tcW w:w="1798"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b/>
                <w:bCs/>
                <w:sz w:val="20"/>
                <w:szCs w:val="20"/>
                <w:rPrChange w:id="0" w:author="Unknown Author" w:date="2019-06-18T15:32:00Z"/>
              </w:rPr>
              <w:t>Mean</w:t>
            </w:r>
          </w:p>
        </w:tc>
        <w:tc>
          <w:tcPr>
            <w:tcW w:w="245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b/>
                <w:bCs/>
                <w:sz w:val="20"/>
                <w:szCs w:val="20"/>
                <w:rPrChange w:id="0" w:author="Unknown Author" w:date="2019-06-18T15:32:00Z"/>
              </w:rPr>
              <w:t>S</w:t>
            </w:r>
            <w:ins w:id="2775" w:author="Unknown Author" w:date="2019-06-03T16:03:00Z">
              <w:r>
                <w:rPr>
                  <w:rFonts w:cs="Times New Roman"/>
                  <w:b/>
                  <w:bCs/>
                  <w:sz w:val="20"/>
                  <w:szCs w:val="20"/>
                </w:rPr>
                <w:t xml:space="preserve">tandard </w:t>
              </w:r>
            </w:ins>
            <w:del w:id="2776" w:author="Unknown Author" w:date="2019-06-03T16:03:00Z">
              <w:r>
                <w:rPr>
                  <w:rFonts w:cs="Times New Roman"/>
                  <w:b/>
                  <w:bCs/>
                  <w:sz w:val="20"/>
                  <w:szCs w:val="20"/>
                </w:rPr>
                <w:delText>D</w:delText>
              </w:r>
            </w:del>
            <w:ins w:id="2777" w:author="Unknown Author" w:date="2019-06-03T16:03:00Z">
              <w:r>
                <w:rPr>
                  <w:rFonts w:cs="Times New Roman"/>
                  <w:b/>
                  <w:bCs/>
                  <w:sz w:val="20"/>
                  <w:szCs w:val="20"/>
                </w:rPr>
                <w:t>deviation</w:t>
              </w:r>
            </w:ins>
          </w:p>
        </w:tc>
        <w:tc>
          <w:tcPr>
            <w:tcW w:w="2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ins w:id="2778" w:author="Unknown Author" w:date="2019-06-03T16:03:00Z">
              <w:r>
                <w:rPr>
                  <w:rFonts w:cs="Times New Roman"/>
                  <w:b/>
                  <w:bCs/>
                  <w:sz w:val="20"/>
                  <w:szCs w:val="20"/>
                </w:rPr>
                <w:t>Number of observations</w:t>
              </w:r>
            </w:ins>
          </w:p>
        </w:tc>
      </w:tr>
      <w:tr>
        <w:trPr/>
        <w:tc>
          <w:tcPr>
            <w:tcW w:w="157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WAT</w:t>
            </w:r>
          </w:p>
        </w:tc>
        <w:tc>
          <w:tcPr>
            <w:tcW w:w="1798"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0.31</w:t>
            </w:r>
          </w:p>
        </w:tc>
        <w:tc>
          <w:tcPr>
            <w:tcW w:w="245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0.017</w:t>
            </w:r>
          </w:p>
        </w:tc>
        <w:tc>
          <w:tcPr>
            <w:tcW w:w="2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154070</w:t>
            </w:r>
          </w:p>
        </w:tc>
      </w:tr>
      <w:tr>
        <w:trPr/>
        <w:tc>
          <w:tcPr>
            <w:tcW w:w="157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CC</w:t>
            </w:r>
          </w:p>
        </w:tc>
        <w:tc>
          <w:tcPr>
            <w:tcW w:w="1798"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0.09</w:t>
            </w:r>
          </w:p>
        </w:tc>
        <w:tc>
          <w:tcPr>
            <w:tcW w:w="245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0.031</w:t>
            </w:r>
          </w:p>
        </w:tc>
        <w:tc>
          <w:tcPr>
            <w:tcW w:w="2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160448</w:t>
            </w:r>
          </w:p>
        </w:tc>
      </w:tr>
      <w:tr>
        <w:trPr/>
        <w:tc>
          <w:tcPr>
            <w:tcW w:w="157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CI</w:t>
            </w:r>
          </w:p>
        </w:tc>
        <w:tc>
          <w:tcPr>
            <w:tcW w:w="1798"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0.53</w:t>
            </w:r>
          </w:p>
        </w:tc>
        <w:tc>
          <w:tcPr>
            <w:tcW w:w="245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0.026</w:t>
            </w:r>
          </w:p>
        </w:tc>
        <w:tc>
          <w:tcPr>
            <w:tcW w:w="2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2735603</w:t>
            </w:r>
          </w:p>
        </w:tc>
      </w:tr>
      <w:tr>
        <w:trPr/>
        <w:tc>
          <w:tcPr>
            <w:tcW w:w="157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L</w:t>
            </w:r>
            <w:r>
              <w:rPr>
                <w:rFonts w:cs="Times New Roman"/>
                <w:sz w:val="20"/>
                <w:szCs w:val="20"/>
                <w:vertAlign w:val="subscript"/>
                <w:rPrChange w:id="0" w:author="Unknown Author" w:date="2019-06-18T15:32:00Z"/>
              </w:rPr>
              <w:t>bio</w:t>
            </w:r>
          </w:p>
        </w:tc>
        <w:tc>
          <w:tcPr>
            <w:tcW w:w="1798"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0.44</w:t>
            </w:r>
          </w:p>
        </w:tc>
        <w:tc>
          <w:tcPr>
            <w:tcW w:w="245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0.055</w:t>
            </w:r>
          </w:p>
        </w:tc>
        <w:tc>
          <w:tcPr>
            <w:tcW w:w="2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12098635</w:t>
            </w:r>
          </w:p>
        </w:tc>
      </w:tr>
      <w:tr>
        <w:trPr/>
        <w:tc>
          <w:tcPr>
            <w:tcW w:w="157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H</w:t>
            </w:r>
            <w:r>
              <w:rPr>
                <w:rFonts w:cs="Times New Roman"/>
                <w:sz w:val="20"/>
                <w:szCs w:val="20"/>
                <w:vertAlign w:val="subscript"/>
                <w:rPrChange w:id="0" w:author="Unknown Author" w:date="2019-06-18T15:32:00Z"/>
              </w:rPr>
              <w:t>bio</w:t>
            </w:r>
          </w:p>
        </w:tc>
        <w:tc>
          <w:tcPr>
            <w:tcW w:w="1798"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0.25</w:t>
            </w:r>
          </w:p>
        </w:tc>
        <w:tc>
          <w:tcPr>
            <w:tcW w:w="245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0.039</w:t>
            </w:r>
          </w:p>
        </w:tc>
        <w:tc>
          <w:tcPr>
            <w:tcW w:w="2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3447152</w:t>
            </w:r>
          </w:p>
        </w:tc>
      </w:tr>
      <w:tr>
        <w:trPr/>
        <w:tc>
          <w:tcPr>
            <w:tcW w:w="157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SN</w:t>
            </w:r>
          </w:p>
        </w:tc>
        <w:tc>
          <w:tcPr>
            <w:tcW w:w="1798"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0.74</w:t>
            </w:r>
          </w:p>
        </w:tc>
        <w:tc>
          <w:tcPr>
            <w:tcW w:w="245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0.025</w:t>
            </w:r>
          </w:p>
        </w:tc>
        <w:tc>
          <w:tcPr>
            <w:tcW w:w="2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63647</w:t>
            </w:r>
          </w:p>
        </w:tc>
      </w:tr>
    </w:tbl>
    <w:p>
      <w:pPr>
        <w:pStyle w:val="Normal"/>
        <w:spacing w:lineRule="auto" w:line="240"/>
        <w:jc w:val="left"/>
        <w:rPr>
          <w:rFonts w:ascii="Times New Roman" w:hAnsi="Times New Roman" w:cs="Times New Roman"/>
          <w:b/>
          <w:b/>
          <w:bCs/>
          <w:color w:val="000000"/>
          <w:sz w:val="20"/>
          <w:szCs w:val="20"/>
        </w:rPr>
      </w:pPr>
      <w:r>
        <w:rPr>
          <w:rFonts w:cs="Times New Roman"/>
          <w:b/>
          <w:bCs/>
          <w:color w:val="000000"/>
          <w:sz w:val="20"/>
          <w:szCs w:val="20"/>
        </w:rPr>
      </w:r>
    </w:p>
    <w:p>
      <w:pPr>
        <w:pStyle w:val="Normal"/>
        <w:spacing w:lineRule="auto" w:line="240"/>
        <w:jc w:val="left"/>
        <w:rPr>
          <w:rFonts w:ascii="Times New Roman" w:hAnsi="Times New Roman"/>
        </w:rPr>
      </w:pPr>
      <w:r>
        <w:rPr>
          <w:rFonts w:cs="Times New Roman"/>
          <w:b/>
          <w:bCs/>
          <w:color w:val="000000"/>
          <w:sz w:val="20"/>
          <w:szCs w:val="20"/>
          <w:rPrChange w:id="0" w:author="Unknown Author" w:date="2019-06-18T15:32:00Z"/>
        </w:rPr>
        <w:t>B:</w:t>
      </w:r>
    </w:p>
    <w:tbl>
      <w:tblPr>
        <w:tblW w:w="7962" w:type="dxa"/>
        <w:jc w:val="left"/>
        <w:tblInd w:w="7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1531"/>
        <w:gridCol w:w="1801"/>
        <w:gridCol w:w="2410"/>
        <w:gridCol w:w="2219"/>
      </w:tblGrid>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b/>
                <w:bCs/>
                <w:sz w:val="20"/>
                <w:szCs w:val="20"/>
                <w:rPrChange w:id="0" w:author="Unknown Author" w:date="2019-06-18T15:32:00Z"/>
              </w:rPr>
              <w:t>Surface Type</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b/>
                <w:bCs/>
                <w:sz w:val="20"/>
                <w:szCs w:val="20"/>
                <w:rPrChange w:id="0" w:author="Unknown Author" w:date="2019-06-18T15:32:00Z"/>
              </w:rPr>
              <w:t>Mean</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b/>
                <w:bCs/>
                <w:sz w:val="20"/>
                <w:szCs w:val="20"/>
                <w:rPrChange w:id="0" w:author="Unknown Author" w:date="2019-06-18T15:32:00Z"/>
              </w:rPr>
              <w:t>S</w:t>
            </w:r>
            <w:ins w:id="2809" w:author="Unknown Author" w:date="2019-06-03T16:03:00Z">
              <w:r>
                <w:rPr>
                  <w:rFonts w:cs="Times New Roman"/>
                  <w:b/>
                  <w:bCs/>
                  <w:sz w:val="20"/>
                  <w:szCs w:val="20"/>
                </w:rPr>
                <w:t xml:space="preserve">tandard </w:t>
              </w:r>
            </w:ins>
            <w:del w:id="2810" w:author="Unknown Author" w:date="2019-06-03T16:03:00Z">
              <w:r>
                <w:rPr>
                  <w:rFonts w:cs="Times New Roman"/>
                  <w:b/>
                  <w:bCs/>
                  <w:sz w:val="20"/>
                  <w:szCs w:val="20"/>
                </w:rPr>
                <w:delText>D</w:delText>
              </w:r>
            </w:del>
            <w:ins w:id="2811" w:author="Unknown Author" w:date="2019-06-03T16:03:00Z">
              <w:r>
                <w:rPr>
                  <w:rFonts w:cs="Times New Roman"/>
                  <w:b/>
                  <w:bCs/>
                  <w:sz w:val="20"/>
                  <w:szCs w:val="20"/>
                </w:rPr>
                <w:t>deviation</w:t>
              </w:r>
            </w:ins>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del w:id="2812" w:author="Unknown Author" w:date="2019-06-03T16:03:00Z">
              <w:r>
                <w:rPr>
                  <w:rFonts w:cs="Times New Roman"/>
                  <w:b/>
                  <w:bCs/>
                  <w:sz w:val="20"/>
                  <w:szCs w:val="20"/>
                </w:rPr>
                <w:delText>n</w:delText>
              </w:r>
            </w:del>
            <w:ins w:id="2813" w:author="Unknown Author" w:date="2019-06-03T16:03:00Z">
              <w:r>
                <w:rPr>
                  <w:rFonts w:cs="Times New Roman"/>
                  <w:b/>
                  <w:bCs/>
                  <w:sz w:val="20"/>
                  <w:szCs w:val="20"/>
                </w:rPr>
                <w:t>Number of observations</w:t>
              </w:r>
            </w:ins>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WAT</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w:t>
            </w:r>
            <w:ins w:id="2816" w:author="Unknown Author" w:date="2019-05-24T11:03:00Z">
              <w:r>
                <w:rPr>
                  <w:rFonts w:cs="Times New Roman"/>
                  <w:sz w:val="20"/>
                  <w:szCs w:val="20"/>
                </w:rPr>
                <w:t>08</w:t>
              </w:r>
            </w:ins>
            <w:del w:id="2817" w:author="Unknown Author" w:date="2019-05-24T11:03:00Z">
              <w:r>
                <w:rPr>
                  <w:rFonts w:cs="Times New Roman"/>
                  <w:sz w:val="20"/>
                  <w:szCs w:val="20"/>
                </w:rPr>
                <w:delText>15</w:delText>
              </w:r>
            </w:del>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w:t>
            </w:r>
            <w:del w:id="2819" w:author="Unknown Author" w:date="2019-05-24T11:04:00Z">
              <w:r>
                <w:rPr>
                  <w:rFonts w:cs="Times New Roman"/>
                  <w:sz w:val="20"/>
                  <w:szCs w:val="20"/>
                </w:rPr>
                <w:delText>48</w:delText>
              </w:r>
            </w:del>
            <w:ins w:id="2820" w:author="Unknown Author" w:date="2019-05-24T11:04:00Z">
              <w:r>
                <w:rPr>
                  <w:rFonts w:cs="Times New Roman"/>
                  <w:sz w:val="20"/>
                  <w:szCs w:val="20"/>
                </w:rPr>
                <w:t>39</w:t>
              </w:r>
            </w:ins>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ins w:id="2821" w:author="Unknown Author" w:date="2019-05-24T11:03:00Z">
              <w:r>
                <w:rPr>
                  <w:rFonts w:cs="Times New Roman"/>
                  <w:sz w:val="20"/>
                  <w:szCs w:val="20"/>
                </w:rPr>
                <w:t>174791</w:t>
              </w:r>
            </w:ins>
            <w:del w:id="2822" w:author="Unknown Author" w:date="2019-05-24T11:03:00Z">
              <w:r>
                <w:rPr>
                  <w:rFonts w:cs="Times New Roman"/>
                  <w:sz w:val="20"/>
                  <w:szCs w:val="20"/>
                </w:rPr>
                <w:delText>467472</w:delText>
              </w:r>
            </w:del>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CC</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w:t>
            </w:r>
            <w:ins w:id="2825" w:author="Unknown Author" w:date="2019-05-24T11:04:00Z">
              <w:r>
                <w:rPr>
                  <w:rFonts w:cs="Times New Roman"/>
                  <w:sz w:val="20"/>
                  <w:szCs w:val="20"/>
                </w:rPr>
                <w:t>11</w:t>
              </w:r>
            </w:ins>
            <w:del w:id="2826" w:author="Unknown Author" w:date="2019-05-24T11:04:00Z">
              <w:r>
                <w:rPr>
                  <w:rFonts w:cs="Times New Roman"/>
                  <w:sz w:val="20"/>
                  <w:szCs w:val="20"/>
                </w:rPr>
                <w:delText>07</w:delText>
              </w:r>
            </w:del>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w:t>
            </w:r>
            <w:del w:id="2828" w:author="Unknown Author" w:date="2019-05-24T11:04:00Z">
              <w:r>
                <w:rPr>
                  <w:rFonts w:cs="Times New Roman"/>
                  <w:sz w:val="20"/>
                  <w:szCs w:val="20"/>
                </w:rPr>
                <w:delText>41</w:delText>
              </w:r>
            </w:del>
            <w:ins w:id="2829" w:author="Unknown Author" w:date="2019-05-24T11:04:00Z">
              <w:r>
                <w:rPr>
                  <w:rFonts w:cs="Times New Roman"/>
                  <w:sz w:val="20"/>
                  <w:szCs w:val="20"/>
                </w:rPr>
                <w:t>34</w:t>
              </w:r>
            </w:ins>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del w:id="2830" w:author="Unknown Author" w:date="2019-05-24T11:03:00Z">
              <w:r>
                <w:rPr>
                  <w:rFonts w:cs="Times New Roman"/>
                  <w:sz w:val="20"/>
                  <w:szCs w:val="20"/>
                </w:rPr>
                <w:delText>24072</w:delText>
              </w:r>
            </w:del>
            <w:ins w:id="2831" w:author="Unknown Author" w:date="2019-05-24T11:03:00Z">
              <w:r>
                <w:rPr>
                  <w:rFonts w:cs="Times New Roman"/>
                  <w:sz w:val="20"/>
                  <w:szCs w:val="20"/>
                </w:rPr>
                <w:t>258520</w:t>
              </w:r>
            </w:ins>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CI</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0.4</w:t>
            </w:r>
            <w:ins w:id="2834" w:author="Unknown Author" w:date="2019-05-24T11:04:00Z">
              <w:r>
                <w:rPr>
                  <w:rFonts w:cs="Times New Roman"/>
                  <w:sz w:val="20"/>
                  <w:szCs w:val="20"/>
                </w:rPr>
                <w:t>6</w:t>
              </w:r>
            </w:ins>
            <w:del w:id="2835" w:author="Unknown Author" w:date="2019-05-24T11:04:00Z">
              <w:r>
                <w:rPr>
                  <w:rFonts w:cs="Times New Roman"/>
                  <w:sz w:val="20"/>
                  <w:szCs w:val="20"/>
                </w:rPr>
                <w:delText>7</w:delText>
              </w:r>
            </w:del>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w:t>
            </w:r>
            <w:ins w:id="2837" w:author="Unknown Author" w:date="2019-05-24T11:04:00Z">
              <w:r>
                <w:rPr>
                  <w:rFonts w:cs="Times New Roman"/>
                  <w:sz w:val="20"/>
                  <w:szCs w:val="20"/>
                </w:rPr>
                <w:t>75</w:t>
              </w:r>
            </w:ins>
            <w:del w:id="2838" w:author="Unknown Author" w:date="2019-05-24T11:04:00Z">
              <w:r>
                <w:rPr>
                  <w:rFonts w:cs="Times New Roman"/>
                  <w:sz w:val="20"/>
                  <w:szCs w:val="20"/>
                </w:rPr>
                <w:delText>85</w:delText>
              </w:r>
            </w:del>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ins w:id="2839" w:author="Unknown Author" w:date="2019-05-24T11:03:00Z">
              <w:r>
                <w:rPr>
                  <w:rFonts w:cs="Times New Roman"/>
                  <w:sz w:val="20"/>
                  <w:szCs w:val="20"/>
                </w:rPr>
                <w:t>5947314</w:t>
              </w:r>
            </w:ins>
            <w:del w:id="2840" w:author="Unknown Author" w:date="2019-05-24T11:03:00Z">
              <w:r>
                <w:rPr>
                  <w:rFonts w:cs="Times New Roman"/>
                  <w:sz w:val="20"/>
                  <w:szCs w:val="20"/>
                </w:rPr>
                <w:delText>40590118</w:delText>
              </w:r>
            </w:del>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L</w:t>
            </w:r>
            <w:r>
              <w:rPr>
                <w:rFonts w:cs="Times New Roman"/>
                <w:sz w:val="20"/>
                <w:szCs w:val="20"/>
                <w:vertAlign w:val="subscript"/>
                <w:rPrChange w:id="0" w:author="Unknown Author" w:date="2019-06-18T15:32:00Z"/>
              </w:rPr>
              <w:t>bio</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0.3</w:t>
            </w:r>
            <w:ins w:id="2844" w:author="Unknown Author" w:date="2019-05-24T11:04:00Z">
              <w:r>
                <w:rPr>
                  <w:rFonts w:cs="Times New Roman"/>
                  <w:sz w:val="20"/>
                  <w:szCs w:val="20"/>
                </w:rPr>
                <w:t>1</w:t>
              </w:r>
            </w:ins>
            <w:del w:id="2845" w:author="Unknown Author" w:date="2019-05-24T11:04:00Z">
              <w:r>
                <w:rPr>
                  <w:rFonts w:cs="Times New Roman"/>
                  <w:sz w:val="20"/>
                  <w:szCs w:val="20"/>
                </w:rPr>
                <w:delText>5</w:delText>
              </w:r>
            </w:del>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w:t>
            </w:r>
            <w:ins w:id="2847" w:author="Unknown Author" w:date="2019-05-24T11:04:00Z">
              <w:r>
                <w:rPr>
                  <w:rFonts w:cs="Times New Roman"/>
                  <w:sz w:val="20"/>
                  <w:szCs w:val="20"/>
                </w:rPr>
                <w:t>42</w:t>
              </w:r>
            </w:ins>
            <w:del w:id="2848" w:author="Unknown Author" w:date="2019-05-24T11:04:00Z">
              <w:r>
                <w:rPr>
                  <w:rFonts w:cs="Times New Roman"/>
                  <w:sz w:val="20"/>
                  <w:szCs w:val="20"/>
                </w:rPr>
                <w:delText>29</w:delText>
              </w:r>
            </w:del>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ins w:id="2849" w:author="Unknown Author" w:date="2019-05-24T11:03:00Z">
              <w:r>
                <w:rPr>
                  <w:rFonts w:cs="Times New Roman"/>
                  <w:sz w:val="20"/>
                  <w:szCs w:val="20"/>
                </w:rPr>
                <w:t>8740186</w:t>
              </w:r>
            </w:ins>
            <w:del w:id="2850" w:author="Unknown Author" w:date="2019-05-24T11:03:00Z">
              <w:r>
                <w:rPr>
                  <w:rFonts w:cs="Times New Roman"/>
                  <w:sz w:val="20"/>
                  <w:szCs w:val="20"/>
                </w:rPr>
                <w:delText>7168162</w:delText>
              </w:r>
            </w:del>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H</w:t>
            </w:r>
            <w:r>
              <w:rPr>
                <w:rFonts w:cs="Times New Roman"/>
                <w:sz w:val="20"/>
                <w:szCs w:val="20"/>
                <w:vertAlign w:val="subscript"/>
                <w:rPrChange w:id="0" w:author="Unknown Author" w:date="2019-06-18T15:32:00Z"/>
              </w:rPr>
              <w:t>bio</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0.2</w:t>
            </w:r>
            <w:ins w:id="2854" w:author="Unknown Author" w:date="2019-05-24T11:04:00Z">
              <w:r>
                <w:rPr>
                  <w:rFonts w:cs="Times New Roman"/>
                  <w:sz w:val="20"/>
                  <w:szCs w:val="20"/>
                </w:rPr>
                <w:t>2</w:t>
              </w:r>
            </w:ins>
            <w:del w:id="2855" w:author="Unknown Author" w:date="2019-05-24T11:04:00Z">
              <w:r>
                <w:rPr>
                  <w:rFonts w:cs="Times New Roman"/>
                  <w:sz w:val="20"/>
                  <w:szCs w:val="20"/>
                </w:rPr>
                <w:delText>8</w:delText>
              </w:r>
            </w:del>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w:t>
            </w:r>
            <w:ins w:id="2857" w:author="Unknown Author" w:date="2019-05-24T11:04:00Z">
              <w:r>
                <w:rPr>
                  <w:rFonts w:cs="Times New Roman"/>
                  <w:sz w:val="20"/>
                  <w:szCs w:val="20"/>
                </w:rPr>
                <w:t>26</w:t>
              </w:r>
            </w:ins>
            <w:del w:id="2858" w:author="Unknown Author" w:date="2019-05-24T11:04:00Z">
              <w:r>
                <w:rPr>
                  <w:rFonts w:cs="Times New Roman"/>
                  <w:sz w:val="20"/>
                  <w:szCs w:val="20"/>
                </w:rPr>
                <w:delText>33</w:delText>
              </w:r>
            </w:del>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2270206</w:t>
            </w:r>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SN</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0.76</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0.058</w:t>
            </w:r>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16333853</w:t>
            </w:r>
          </w:p>
        </w:tc>
      </w:tr>
    </w:tbl>
    <w:p>
      <w:pPr>
        <w:pStyle w:val="Normal"/>
        <w:spacing w:lineRule="auto" w:line="240"/>
        <w:jc w:val="left"/>
        <w:rPr>
          <w:rFonts w:ascii="Times New Roman" w:hAnsi="Times New Roman" w:cs="Times New Roman"/>
          <w:color w:val="000000"/>
          <w:ins w:id="2865" w:author="Unknown Author" w:date="2019-05-24T11:03:00Z"/>
          <w:sz w:val="20"/>
          <w:szCs w:val="20"/>
        </w:rPr>
      </w:pPr>
      <w:ins w:id="2864" w:author="Unknown Author" w:date="2019-05-24T11:03:00Z">
        <w:r>
          <w:rPr>
            <w:rFonts w:cs="Times New Roman"/>
            <w:color w:val="000000"/>
            <w:sz w:val="20"/>
            <w:szCs w:val="20"/>
          </w:rPr>
        </w:r>
      </w:ins>
    </w:p>
    <w:p>
      <w:pPr>
        <w:pStyle w:val="Normal"/>
        <w:spacing w:lineRule="auto" w:line="240"/>
        <w:jc w:val="left"/>
        <w:rPr>
          <w:rFonts w:cs="Times New Roman"/>
          <w:b/>
          <w:b/>
          <w:bCs/>
          <w:color w:val="000000"/>
          <w:del w:id="2867" w:author="Unknown Author" w:date="2019-05-24T11:04:00Z"/>
          <w:sz w:val="20"/>
          <w:szCs w:val="20"/>
        </w:rPr>
      </w:pPr>
      <w:del w:id="2866" w:author="Unknown Author" w:date="2019-05-24T11:04:00Z">
        <w:r>
          <w:rPr/>
        </w:r>
      </w:del>
    </w:p>
    <w:p>
      <w:pPr>
        <w:pStyle w:val="Normal"/>
        <w:spacing w:lineRule="auto" w:line="240"/>
        <w:jc w:val="left"/>
        <w:rPr/>
      </w:pPr>
      <w:r>
        <w:rPr>
          <w:rFonts w:cs="Times New Roman"/>
          <w:b/>
          <w:bCs/>
          <w:color w:val="000000"/>
          <w:sz w:val="20"/>
          <w:szCs w:val="20"/>
          <w:rPrChange w:id="0" w:author="Unknown Author" w:date="2019-06-18T15:32:00Z"/>
        </w:rPr>
        <w:t>C:</w:t>
      </w:r>
    </w:p>
    <w:tbl>
      <w:tblPr>
        <w:tblW w:w="7962" w:type="dxa"/>
        <w:jc w:val="left"/>
        <w:tblInd w:w="7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1531"/>
        <w:gridCol w:w="1801"/>
        <w:gridCol w:w="2410"/>
        <w:gridCol w:w="2219"/>
      </w:tblGrid>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b/>
                <w:bCs/>
                <w:sz w:val="20"/>
                <w:szCs w:val="20"/>
                <w:rPrChange w:id="0" w:author="Unknown Author" w:date="2019-06-18T15:32:00Z"/>
              </w:rPr>
              <w:t>Surface Type</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b/>
                <w:bCs/>
                <w:sz w:val="20"/>
                <w:szCs w:val="20"/>
                <w:rPrChange w:id="0" w:author="Unknown Author" w:date="2019-06-18T15:32:00Z"/>
              </w:rPr>
              <w:t>Mean</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Heading"/>
              <w:jc w:val="left"/>
              <w:rPr>
                <w:rFonts w:cs="Times New Roman"/>
                <w:b/>
                <w:b/>
                <w:bCs/>
                <w:sz w:val="20"/>
                <w:szCs w:val="20"/>
              </w:rPr>
            </w:pPr>
            <w:ins w:id="2871" w:author="Unknown Author" w:date="2019-06-03T16:03:00Z">
              <w:r>
                <w:rPr>
                  <w:rFonts w:cs="Times New Roman"/>
                  <w:b/>
                  <w:bCs/>
                  <w:sz w:val="20"/>
                  <w:szCs w:val="20"/>
                </w:rPr>
                <w:t>Standard deviation</w:t>
              </w:r>
            </w:ins>
            <w:del w:id="2872" w:author="Unknown Author" w:date="2019-06-03T16:03:00Z">
              <w:r>
                <w:rPr>
                  <w:rFonts w:cs="Times New Roman"/>
                  <w:b/>
                  <w:bCs/>
                  <w:sz w:val="20"/>
                  <w:szCs w:val="20"/>
                </w:rPr>
                <w:delText>SD</w:delText>
              </w:r>
            </w:del>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del w:id="2873" w:author="Unknown Author" w:date="2019-06-03T16:03:00Z">
              <w:r>
                <w:rPr>
                  <w:rFonts w:cs="Times New Roman"/>
                  <w:b/>
                  <w:bCs/>
                  <w:sz w:val="20"/>
                  <w:szCs w:val="20"/>
                </w:rPr>
                <w:delText>n</w:delText>
              </w:r>
            </w:del>
            <w:ins w:id="2874" w:author="Unknown Author" w:date="2019-06-03T16:03:00Z">
              <w:r>
                <w:rPr>
                  <w:rFonts w:cs="Times New Roman"/>
                  <w:b/>
                  <w:bCs/>
                  <w:sz w:val="20"/>
                  <w:szCs w:val="20"/>
                </w:rPr>
                <w:t>Number of observations</w:t>
              </w:r>
            </w:ins>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WAT</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w:t>
            </w:r>
            <w:ins w:id="2877" w:author="Unknown Author" w:date="2019-05-24T11:07:00Z">
              <w:r>
                <w:rPr>
                  <w:rFonts w:cs="Times New Roman"/>
                  <w:sz w:val="20"/>
                  <w:szCs w:val="20"/>
                </w:rPr>
                <w:t>08</w:t>
              </w:r>
            </w:ins>
            <w:del w:id="2878" w:author="Unknown Author" w:date="2019-05-24T11:07:00Z">
              <w:r>
                <w:rPr>
                  <w:rFonts w:cs="Times New Roman"/>
                  <w:sz w:val="20"/>
                  <w:szCs w:val="20"/>
                </w:rPr>
                <w:delText>12</w:delText>
              </w:r>
            </w:del>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w:t>
            </w:r>
            <w:ins w:id="2880" w:author="Unknown Author" w:date="2019-05-24T11:06:00Z">
              <w:r>
                <w:rPr>
                  <w:rFonts w:cs="Times New Roman"/>
                  <w:sz w:val="20"/>
                  <w:szCs w:val="20"/>
                </w:rPr>
                <w:t>44</w:t>
              </w:r>
            </w:ins>
            <w:del w:id="2881" w:author="Unknown Author" w:date="2019-05-24T11:06:00Z">
              <w:r>
                <w:rPr>
                  <w:rFonts w:cs="Times New Roman"/>
                  <w:sz w:val="20"/>
                  <w:szCs w:val="20"/>
                </w:rPr>
                <w:delText>39</w:delText>
              </w:r>
            </w:del>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spacing w:lineRule="auto" w:line="240" w:before="0" w:after="160"/>
              <w:jc w:val="left"/>
              <w:rPr>
                <w:rFonts w:ascii="Times New Roman" w:hAnsi="Times New Roman"/>
              </w:rPr>
            </w:pPr>
            <w:ins w:id="2882" w:author="Unknown Author" w:date="2019-05-24T11:06:00Z">
              <w:r>
                <w:rPr>
                  <w:rFonts w:cs="Times New Roman"/>
                  <w:color w:val="000000"/>
                  <w:sz w:val="20"/>
                  <w:szCs w:val="20"/>
                </w:rPr>
                <w:t>52060</w:t>
              </w:r>
            </w:ins>
            <w:del w:id="2883" w:author="Unknown Author" w:date="2019-05-24T11:06:00Z">
              <w:r>
                <w:rPr>
                  <w:rFonts w:cs="Times New Roman"/>
                  <w:color w:val="000000"/>
                  <w:sz w:val="20"/>
                  <w:szCs w:val="20"/>
                </w:rPr>
                <w:delText>467885</w:delText>
              </w:r>
            </w:del>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CC</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w:t>
            </w:r>
            <w:ins w:id="2886" w:author="Unknown Author" w:date="2019-05-24T11:07:00Z">
              <w:r>
                <w:rPr>
                  <w:rFonts w:cs="Times New Roman"/>
                  <w:sz w:val="20"/>
                  <w:szCs w:val="20"/>
                </w:rPr>
                <w:t>13</w:t>
              </w:r>
            </w:ins>
            <w:del w:id="2887" w:author="Unknown Author" w:date="2019-05-24T11:07:00Z">
              <w:r>
                <w:rPr>
                  <w:rFonts w:cs="Times New Roman"/>
                  <w:sz w:val="20"/>
                  <w:szCs w:val="20"/>
                </w:rPr>
                <w:delText>08</w:delText>
              </w:r>
            </w:del>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w:t>
            </w:r>
            <w:ins w:id="2889" w:author="Unknown Author" w:date="2019-05-24T11:06:00Z">
              <w:r>
                <w:rPr>
                  <w:rFonts w:cs="Times New Roman"/>
                  <w:sz w:val="20"/>
                  <w:szCs w:val="20"/>
                </w:rPr>
                <w:t>35</w:t>
              </w:r>
            </w:ins>
            <w:del w:id="2890" w:author="Unknown Author" w:date="2019-05-24T11:06:00Z">
              <w:r>
                <w:rPr>
                  <w:rFonts w:cs="Times New Roman"/>
                  <w:sz w:val="20"/>
                  <w:szCs w:val="20"/>
                </w:rPr>
                <w:delText>43</w:delText>
              </w:r>
            </w:del>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spacing w:lineRule="auto" w:line="240" w:before="0" w:after="160"/>
              <w:jc w:val="left"/>
              <w:rPr>
                <w:rFonts w:ascii="Times New Roman" w:hAnsi="Times New Roman"/>
              </w:rPr>
            </w:pPr>
            <w:del w:id="2891" w:author="Unknown Author" w:date="2019-05-24T11:06:00Z">
              <w:r>
                <w:rPr>
                  <w:rFonts w:cs="Times New Roman"/>
                  <w:color w:val="000000"/>
                  <w:sz w:val="20"/>
                  <w:szCs w:val="20"/>
                </w:rPr>
                <w:delText>345867</w:delText>
              </w:r>
            </w:del>
            <w:ins w:id="2892" w:author="Unknown Author" w:date="2019-05-24T11:06:00Z">
              <w:r>
                <w:rPr>
                  <w:rFonts w:cs="Times New Roman"/>
                  <w:color w:val="000000"/>
                  <w:sz w:val="20"/>
                  <w:szCs w:val="20"/>
                </w:rPr>
                <w:t>272419</w:t>
              </w:r>
            </w:ins>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CI</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0.4</w:t>
            </w:r>
            <w:ins w:id="2895" w:author="Unknown Author" w:date="2019-05-24T11:07:00Z">
              <w:r>
                <w:rPr>
                  <w:rFonts w:cs="Times New Roman"/>
                  <w:sz w:val="20"/>
                  <w:szCs w:val="20"/>
                </w:rPr>
                <w:t>6</w:t>
              </w:r>
            </w:ins>
            <w:del w:id="2896" w:author="Unknown Author" w:date="2019-05-24T11:07:00Z">
              <w:r>
                <w:rPr>
                  <w:rFonts w:cs="Times New Roman"/>
                  <w:sz w:val="20"/>
                  <w:szCs w:val="20"/>
                </w:rPr>
                <w:delText>3</w:delText>
              </w:r>
            </w:del>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w:t>
            </w:r>
            <w:ins w:id="2898" w:author="Unknown Author" w:date="2019-05-24T11:06:00Z">
              <w:r>
                <w:rPr>
                  <w:rFonts w:cs="Times New Roman"/>
                  <w:sz w:val="20"/>
                  <w:szCs w:val="20"/>
                </w:rPr>
                <w:t>42</w:t>
              </w:r>
            </w:ins>
            <w:del w:id="2899" w:author="Unknown Author" w:date="2019-05-24T11:06:00Z">
              <w:r>
                <w:rPr>
                  <w:rFonts w:cs="Times New Roman"/>
                  <w:sz w:val="20"/>
                  <w:szCs w:val="20"/>
                </w:rPr>
                <w:delText>48</w:delText>
              </w:r>
            </w:del>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spacing w:lineRule="auto" w:line="240" w:before="0" w:after="160"/>
              <w:jc w:val="left"/>
              <w:rPr>
                <w:rFonts w:ascii="Times New Roman" w:hAnsi="Times New Roman"/>
              </w:rPr>
            </w:pPr>
            <w:ins w:id="2900" w:author="Unknown Author" w:date="2019-05-24T11:06:00Z">
              <w:r>
                <w:rPr>
                  <w:rFonts w:cs="Times New Roman"/>
                  <w:color w:val="000000"/>
                  <w:sz w:val="20"/>
                  <w:szCs w:val="20"/>
                </w:rPr>
                <w:t>6771763</w:t>
              </w:r>
            </w:ins>
            <w:del w:id="2901" w:author="Unknown Author" w:date="2019-05-24T11:06:00Z">
              <w:r>
                <w:rPr>
                  <w:rFonts w:cs="Times New Roman"/>
                  <w:color w:val="000000"/>
                  <w:sz w:val="20"/>
                  <w:szCs w:val="20"/>
                </w:rPr>
                <w:delText>17722683</w:delText>
              </w:r>
            </w:del>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L</w:t>
            </w:r>
            <w:r>
              <w:rPr>
                <w:rFonts w:cs="Times New Roman"/>
                <w:sz w:val="20"/>
                <w:szCs w:val="20"/>
                <w:vertAlign w:val="subscript"/>
                <w:rPrChange w:id="0" w:author="Unknown Author" w:date="2019-06-18T15:32:00Z"/>
              </w:rPr>
              <w:t>bio</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0.3</w:t>
            </w:r>
            <w:ins w:id="2905" w:author="Unknown Author" w:date="2019-05-24T11:07:00Z">
              <w:r>
                <w:rPr>
                  <w:rFonts w:cs="Times New Roman"/>
                  <w:sz w:val="20"/>
                  <w:szCs w:val="20"/>
                </w:rPr>
                <w:t>2</w:t>
              </w:r>
            </w:ins>
            <w:del w:id="2906" w:author="Unknown Author" w:date="2019-05-24T11:07:00Z">
              <w:r>
                <w:rPr>
                  <w:rFonts w:cs="Times New Roman"/>
                  <w:sz w:val="20"/>
                  <w:szCs w:val="20"/>
                </w:rPr>
                <w:delText>1</w:delText>
              </w:r>
            </w:del>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w:t>
            </w:r>
            <w:ins w:id="2908" w:author="Unknown Author" w:date="2019-05-24T11:06:00Z">
              <w:r>
                <w:rPr>
                  <w:rFonts w:cs="Times New Roman"/>
                  <w:sz w:val="20"/>
                  <w:szCs w:val="20"/>
                </w:rPr>
                <w:t>46</w:t>
              </w:r>
            </w:ins>
            <w:del w:id="2909" w:author="Unknown Author" w:date="2019-05-24T11:06:00Z">
              <w:r>
                <w:rPr>
                  <w:rFonts w:cs="Times New Roman"/>
                  <w:sz w:val="20"/>
                  <w:szCs w:val="20"/>
                </w:rPr>
                <w:delText>39</w:delText>
              </w:r>
            </w:del>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spacing w:lineRule="auto" w:line="240" w:before="0" w:after="160"/>
              <w:jc w:val="left"/>
              <w:rPr>
                <w:rFonts w:ascii="Times New Roman" w:hAnsi="Times New Roman"/>
              </w:rPr>
            </w:pPr>
            <w:del w:id="2910" w:author="Unknown Author" w:date="2019-05-24T11:06:00Z">
              <w:r>
                <w:rPr>
                  <w:rFonts w:cs="Times New Roman"/>
                  <w:color w:val="000000"/>
                  <w:sz w:val="20"/>
                  <w:szCs w:val="20"/>
                </w:rPr>
                <w:delText>24981832</w:delText>
              </w:r>
            </w:del>
            <w:ins w:id="2911" w:author="Unknown Author" w:date="2019-05-24T11:06:00Z">
              <w:r>
                <w:rPr>
                  <w:rFonts w:cs="Times New Roman"/>
                  <w:color w:val="000000"/>
                  <w:sz w:val="20"/>
                  <w:szCs w:val="20"/>
                </w:rPr>
                <w:t>8388680</w:t>
              </w:r>
            </w:ins>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H</w:t>
            </w:r>
            <w:r>
              <w:rPr>
                <w:rFonts w:cs="Times New Roman"/>
                <w:sz w:val="20"/>
                <w:szCs w:val="20"/>
                <w:vertAlign w:val="subscript"/>
                <w:rPrChange w:id="0" w:author="Unknown Author" w:date="2019-06-18T15:32:00Z"/>
              </w:rPr>
              <w:t>bio</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0.2</w:t>
            </w:r>
            <w:ins w:id="2915" w:author="Unknown Author" w:date="2019-05-24T11:07:00Z">
              <w:r>
                <w:rPr>
                  <w:rFonts w:cs="Times New Roman"/>
                  <w:sz w:val="20"/>
                  <w:szCs w:val="20"/>
                </w:rPr>
                <w:t>3</w:t>
              </w:r>
            </w:ins>
            <w:del w:id="2916" w:author="Unknown Author" w:date="2019-05-24T11:07:00Z">
              <w:r>
                <w:rPr>
                  <w:rFonts w:cs="Times New Roman"/>
                  <w:sz w:val="20"/>
                  <w:szCs w:val="20"/>
                </w:rPr>
                <w:delText>0</w:delText>
              </w:r>
            </w:del>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w:t>
            </w:r>
            <w:ins w:id="2918" w:author="Unknown Author" w:date="2019-05-24T11:06:00Z">
              <w:r>
                <w:rPr>
                  <w:rFonts w:cs="Times New Roman"/>
                  <w:sz w:val="20"/>
                  <w:szCs w:val="20"/>
                </w:rPr>
                <w:t>28</w:t>
              </w:r>
            </w:ins>
            <w:del w:id="2919" w:author="Unknown Author" w:date="2019-05-24T11:06:00Z">
              <w:r>
                <w:rPr>
                  <w:rFonts w:cs="Times New Roman"/>
                  <w:sz w:val="20"/>
                  <w:szCs w:val="20"/>
                </w:rPr>
                <w:delText>14</w:delText>
              </w:r>
            </w:del>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spacing w:lineRule="auto" w:line="240" w:before="0" w:after="160"/>
              <w:jc w:val="left"/>
              <w:rPr>
                <w:rFonts w:ascii="Times New Roman" w:hAnsi="Times New Roman"/>
              </w:rPr>
            </w:pPr>
            <w:ins w:id="2920" w:author="Unknown Author" w:date="2019-05-24T11:06:00Z">
              <w:r>
                <w:rPr>
                  <w:rFonts w:cs="Times New Roman"/>
                  <w:color w:val="000000"/>
                  <w:sz w:val="20"/>
                  <w:szCs w:val="20"/>
                </w:rPr>
                <w:t>1410095</w:t>
              </w:r>
            </w:ins>
            <w:del w:id="2921" w:author="Unknown Author" w:date="2019-05-24T11:06:00Z">
              <w:r>
                <w:rPr>
                  <w:rFonts w:cs="Times New Roman"/>
                  <w:color w:val="000000"/>
                  <w:sz w:val="20"/>
                  <w:szCs w:val="20"/>
                </w:rPr>
                <w:delText>4417403</w:delText>
              </w:r>
            </w:del>
          </w:p>
        </w:tc>
      </w:tr>
      <w:tr>
        <w:trPr/>
        <w:tc>
          <w:tcPr>
            <w:tcW w:w="153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SN</w:t>
            </w:r>
          </w:p>
        </w:tc>
        <w:tc>
          <w:tcPr>
            <w:tcW w:w="180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0.6</w:t>
            </w:r>
            <w:ins w:id="2924" w:author="Unknown Author" w:date="2019-05-24T11:07:00Z">
              <w:r>
                <w:rPr>
                  <w:rFonts w:cs="Times New Roman"/>
                  <w:sz w:val="20"/>
                  <w:szCs w:val="20"/>
                </w:rPr>
                <w:t>0</w:t>
              </w:r>
            </w:ins>
            <w:del w:id="2925" w:author="Unknown Author" w:date="2019-05-24T11:07:00Z">
              <w:r>
                <w:rPr>
                  <w:rFonts w:cs="Times New Roman"/>
                  <w:sz w:val="20"/>
                  <w:szCs w:val="20"/>
                </w:rPr>
                <w:delText>9</w:delText>
              </w:r>
            </w:del>
          </w:p>
        </w:tc>
        <w:tc>
          <w:tcPr>
            <w:tcW w:w="24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w:t>
            </w:r>
            <w:del w:id="2927" w:author="Unknown Author" w:date="2019-05-24T11:07:00Z">
              <w:r>
                <w:rPr>
                  <w:rFonts w:cs="Times New Roman"/>
                  <w:sz w:val="20"/>
                  <w:szCs w:val="20"/>
                </w:rPr>
                <w:delText>66</w:delText>
              </w:r>
            </w:del>
            <w:ins w:id="2928" w:author="Unknown Author" w:date="2019-05-24T11:07:00Z">
              <w:r>
                <w:rPr>
                  <w:rFonts w:cs="Times New Roman"/>
                  <w:sz w:val="20"/>
                  <w:szCs w:val="20"/>
                </w:rPr>
                <w:t>50</w:t>
              </w:r>
            </w:ins>
          </w:p>
        </w:tc>
        <w:tc>
          <w:tcPr>
            <w:tcW w:w="22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spacing w:lineRule="auto" w:line="240" w:before="0" w:after="160"/>
              <w:jc w:val="left"/>
              <w:rPr>
                <w:rFonts w:ascii="Times New Roman" w:hAnsi="Times New Roman"/>
              </w:rPr>
            </w:pPr>
            <w:ins w:id="2929" w:author="Unknown Author" w:date="2019-05-24T11:08:00Z">
              <w:r>
                <w:rPr>
                  <w:rFonts w:cs="Times New Roman"/>
                  <w:color w:val="000000"/>
                  <w:sz w:val="20"/>
                  <w:szCs w:val="20"/>
                </w:rPr>
                <w:t>9924</w:t>
              </w:r>
            </w:ins>
            <w:del w:id="2930" w:author="Unknown Author" w:date="2019-05-24T11:08:00Z">
              <w:r>
                <w:rPr>
                  <w:rFonts w:cs="Times New Roman"/>
                  <w:color w:val="000000"/>
                  <w:sz w:val="20"/>
                  <w:szCs w:val="20"/>
                </w:rPr>
                <w:delText>812357</w:delText>
              </w:r>
            </w:del>
          </w:p>
        </w:tc>
      </w:tr>
    </w:tbl>
    <w:p>
      <w:pPr>
        <w:pStyle w:val="Normal"/>
        <w:spacing w:lineRule="auto" w:line="240"/>
        <w:jc w:val="left"/>
        <w:rPr>
          <w:rFonts w:ascii="Times New Roman" w:hAnsi="Times New Roman" w:cs="Times New Roman"/>
          <w:color w:val="000000"/>
          <w:ins w:id="2932" w:author="Unknown Author" w:date="2019-05-24T11:05:00Z"/>
          <w:sz w:val="20"/>
          <w:szCs w:val="20"/>
        </w:rPr>
      </w:pPr>
      <w:ins w:id="2931" w:author="Unknown Author" w:date="2019-05-24T11:05:00Z">
        <w:r>
          <w:rPr>
            <w:rFonts w:cs="Times New Roman"/>
            <w:color w:val="000000"/>
            <w:sz w:val="20"/>
            <w:szCs w:val="20"/>
          </w:rPr>
        </w:r>
      </w:ins>
    </w:p>
    <w:p>
      <w:pPr>
        <w:pStyle w:val="Normal"/>
        <w:spacing w:lineRule="auto" w:line="240"/>
        <w:jc w:val="left"/>
        <w:rPr>
          <w:rFonts w:ascii="Times New Roman" w:hAnsi="Times New Roman" w:cs="Times New Roman"/>
          <w:color w:val="000000"/>
          <w:sz w:val="20"/>
          <w:szCs w:val="20"/>
        </w:rPr>
      </w:pPr>
      <w:r>
        <w:rPr>
          <w:rFonts w:cs="Times New Roman"/>
          <w:color w:val="000000"/>
          <w:sz w:val="20"/>
          <w:szCs w:val="20"/>
        </w:rPr>
      </w:r>
    </w:p>
    <w:p>
      <w:pPr>
        <w:pStyle w:val="Normal"/>
        <w:spacing w:lineRule="auto" w:line="240"/>
        <w:jc w:val="left"/>
        <w:rPr>
          <w:rFonts w:ascii="Times New Roman" w:hAnsi="Times New Roman"/>
        </w:rPr>
      </w:pPr>
      <w:r>
        <w:rPr>
          <w:rFonts w:cs="Times New Roman"/>
          <w:b/>
          <w:bCs/>
          <w:color w:val="000000"/>
          <w:sz w:val="20"/>
          <w:szCs w:val="20"/>
          <w:rPrChange w:id="0" w:author="Unknown Author" w:date="2019-06-18T15:32:00Z"/>
        </w:rPr>
        <w:t>D:</w:t>
      </w:r>
    </w:p>
    <w:tbl>
      <w:tblPr>
        <w:tblW w:w="7989" w:type="dxa"/>
        <w:jc w:val="left"/>
        <w:tblInd w:w="9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1505"/>
        <w:gridCol w:w="1800"/>
        <w:gridCol w:w="2457"/>
        <w:gridCol w:w="2226"/>
      </w:tblGrid>
      <w:tr>
        <w:trPr/>
        <w:tc>
          <w:tcPr>
            <w:tcW w:w="150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b/>
                <w:bCs/>
                <w:sz w:val="20"/>
                <w:szCs w:val="20"/>
                <w:rPrChange w:id="0" w:author="Unknown Author" w:date="2019-06-18T15:32:00Z"/>
              </w:rPr>
              <w:t>Surface Type</w:t>
            </w:r>
          </w:p>
        </w:tc>
        <w:tc>
          <w:tcPr>
            <w:tcW w:w="18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b/>
                <w:bCs/>
                <w:sz w:val="20"/>
                <w:szCs w:val="20"/>
                <w:rPrChange w:id="0" w:author="Unknown Author" w:date="2019-06-18T15:32:00Z"/>
              </w:rPr>
              <w:t>Mean</w:t>
            </w:r>
          </w:p>
        </w:tc>
        <w:tc>
          <w:tcPr>
            <w:tcW w:w="24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b/>
                <w:bCs/>
                <w:sz w:val="20"/>
                <w:szCs w:val="20"/>
                <w:rPrChange w:id="0" w:author="Unknown Author" w:date="2019-06-18T15:32:00Z"/>
              </w:rPr>
              <w:t>S</w:t>
            </w:r>
            <w:del w:id="2937" w:author="Unknown Author" w:date="2019-06-03T16:03:00Z">
              <w:r>
                <w:rPr>
                  <w:rFonts w:cs="Times New Roman"/>
                  <w:b/>
                  <w:bCs/>
                  <w:sz w:val="20"/>
                  <w:szCs w:val="20"/>
                </w:rPr>
                <w:delText>D</w:delText>
              </w:r>
            </w:del>
            <w:ins w:id="2938" w:author="Unknown Author" w:date="2019-06-03T16:03:00Z">
              <w:r>
                <w:rPr>
                  <w:rFonts w:cs="Times New Roman"/>
                  <w:b/>
                  <w:bCs/>
                  <w:sz w:val="20"/>
                  <w:szCs w:val="20"/>
                </w:rPr>
                <w:t>tandard deviation</w:t>
              </w:r>
            </w:ins>
          </w:p>
        </w:tc>
        <w:tc>
          <w:tcPr>
            <w:tcW w:w="22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del w:id="2939" w:author="Unknown Author" w:date="2019-06-03T16:03:00Z">
              <w:r>
                <w:rPr>
                  <w:rFonts w:cs="Times New Roman"/>
                  <w:b/>
                  <w:bCs/>
                  <w:sz w:val="20"/>
                  <w:szCs w:val="20"/>
                </w:rPr>
                <w:delText>n</w:delText>
              </w:r>
            </w:del>
            <w:ins w:id="2940" w:author="Unknown Author" w:date="2019-06-03T16:03:00Z">
              <w:r>
                <w:rPr>
                  <w:rFonts w:cs="Times New Roman"/>
                  <w:b/>
                  <w:bCs/>
                  <w:sz w:val="20"/>
                  <w:szCs w:val="20"/>
                </w:rPr>
                <w:t>Number of observations</w:t>
              </w:r>
            </w:ins>
          </w:p>
        </w:tc>
      </w:tr>
      <w:tr>
        <w:trPr/>
        <w:tc>
          <w:tcPr>
            <w:tcW w:w="150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CI</w:t>
            </w:r>
          </w:p>
        </w:tc>
        <w:tc>
          <w:tcPr>
            <w:tcW w:w="18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w:t>
            </w:r>
            <w:del w:id="2943" w:author="Unknown Author" w:date="2019-05-22T15:12:00Z">
              <w:r>
                <w:rPr>
                  <w:rFonts w:cs="Times New Roman"/>
                  <w:sz w:val="20"/>
                  <w:szCs w:val="20"/>
                </w:rPr>
                <w:delText>45</w:delText>
              </w:r>
            </w:del>
            <w:ins w:id="2944" w:author="Unknown Author" w:date="2019-05-22T15:12:00Z">
              <w:r>
                <w:rPr>
                  <w:rFonts w:cs="Times New Roman"/>
                  <w:sz w:val="20"/>
                  <w:szCs w:val="20"/>
                </w:rPr>
                <w:t>50</w:t>
              </w:r>
            </w:ins>
          </w:p>
        </w:tc>
        <w:tc>
          <w:tcPr>
            <w:tcW w:w="24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w:t>
            </w:r>
            <w:del w:id="2946" w:author="Unknown Author" w:date="2019-05-22T15:12:00Z">
              <w:r>
                <w:rPr>
                  <w:rFonts w:cs="Times New Roman"/>
                  <w:sz w:val="20"/>
                  <w:szCs w:val="20"/>
                </w:rPr>
                <w:delText>9</w:delText>
              </w:r>
            </w:del>
            <w:ins w:id="2947" w:author="Unknown Author" w:date="2019-05-22T15:12:00Z">
              <w:r>
                <w:rPr>
                  <w:rFonts w:cs="Times New Roman"/>
                  <w:sz w:val="20"/>
                  <w:szCs w:val="20"/>
                </w:rPr>
                <w:t>2</w:t>
              </w:r>
            </w:ins>
          </w:p>
        </w:tc>
        <w:tc>
          <w:tcPr>
            <w:tcW w:w="22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22</w:t>
            </w:r>
          </w:p>
        </w:tc>
      </w:tr>
      <w:tr>
        <w:trPr/>
        <w:tc>
          <w:tcPr>
            <w:tcW w:w="150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L</w:t>
            </w:r>
            <w:r>
              <w:rPr>
                <w:rFonts w:cs="Times New Roman"/>
                <w:sz w:val="20"/>
                <w:szCs w:val="20"/>
                <w:vertAlign w:val="subscript"/>
                <w:rPrChange w:id="0" w:author="Unknown Author" w:date="2019-06-18T15:32:00Z"/>
              </w:rPr>
              <w:t>bio</w:t>
            </w:r>
          </w:p>
        </w:tc>
        <w:tc>
          <w:tcPr>
            <w:tcW w:w="18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0.3</w:t>
            </w:r>
            <w:del w:id="2952" w:author="Unknown Author" w:date="2019-05-22T15:12:00Z">
              <w:r>
                <w:rPr>
                  <w:rFonts w:cs="Times New Roman"/>
                  <w:sz w:val="20"/>
                  <w:szCs w:val="20"/>
                </w:rPr>
                <w:delText>4</w:delText>
              </w:r>
            </w:del>
            <w:ins w:id="2953" w:author="Unknown Author" w:date="2019-05-22T15:12:00Z">
              <w:r>
                <w:rPr>
                  <w:rFonts w:cs="Times New Roman"/>
                  <w:sz w:val="20"/>
                  <w:szCs w:val="20"/>
                </w:rPr>
                <w:t>6</w:t>
              </w:r>
            </w:ins>
          </w:p>
        </w:tc>
        <w:tc>
          <w:tcPr>
            <w:tcW w:w="24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0.07</w:t>
            </w:r>
          </w:p>
        </w:tc>
        <w:tc>
          <w:tcPr>
            <w:tcW w:w="22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28</w:t>
            </w:r>
          </w:p>
        </w:tc>
      </w:tr>
      <w:tr>
        <w:trPr/>
        <w:tc>
          <w:tcPr>
            <w:tcW w:w="150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H</w:t>
            </w:r>
            <w:r>
              <w:rPr>
                <w:rFonts w:cs="Times New Roman"/>
                <w:sz w:val="20"/>
                <w:szCs w:val="20"/>
                <w:vertAlign w:val="subscript"/>
                <w:rPrChange w:id="0" w:author="Unknown Author" w:date="2019-06-18T15:32:00Z"/>
              </w:rPr>
              <w:t>bio</w:t>
            </w:r>
          </w:p>
        </w:tc>
        <w:tc>
          <w:tcPr>
            <w:tcW w:w="18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0.24</w:t>
            </w:r>
          </w:p>
        </w:tc>
        <w:tc>
          <w:tcPr>
            <w:tcW w:w="24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0.03</w:t>
            </w:r>
          </w:p>
        </w:tc>
        <w:tc>
          <w:tcPr>
            <w:tcW w:w="22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22</w:t>
            </w:r>
          </w:p>
        </w:tc>
      </w:tr>
      <w:tr>
        <w:trPr/>
        <w:tc>
          <w:tcPr>
            <w:tcW w:w="150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SN</w:t>
            </w:r>
          </w:p>
        </w:tc>
        <w:tc>
          <w:tcPr>
            <w:tcW w:w="18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0.56</w:t>
            </w:r>
          </w:p>
        </w:tc>
        <w:tc>
          <w:tcPr>
            <w:tcW w:w="24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0.10</w:t>
            </w:r>
          </w:p>
        </w:tc>
        <w:tc>
          <w:tcPr>
            <w:tcW w:w="22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left"/>
              <w:rPr>
                <w:rFonts w:ascii="Times New Roman" w:hAnsi="Times New Roman"/>
              </w:rPr>
            </w:pPr>
            <w:r>
              <w:rPr>
                <w:rFonts w:cs="Times New Roman"/>
                <w:sz w:val="20"/>
                <w:szCs w:val="20"/>
                <w:rPrChange w:id="0" w:author="Unknown Author" w:date="2019-06-18T15:32:00Z"/>
              </w:rPr>
              <w:t>5</w:t>
            </w:r>
          </w:p>
        </w:tc>
      </w:tr>
    </w:tbl>
    <w:p>
      <w:pPr>
        <w:pStyle w:val="Normal"/>
        <w:spacing w:lineRule="auto" w:line="240"/>
        <w:jc w:val="left"/>
        <w:rPr>
          <w:rFonts w:ascii="Times New Roman" w:hAnsi="Times New Roman" w:cs="Times New Roman"/>
          <w:color w:val="000000"/>
          <w:sz w:val="20"/>
          <w:szCs w:val="20"/>
        </w:rPr>
      </w:pPr>
      <w:r>
        <w:rPr>
          <w:rFonts w:cs="Times New Roman"/>
          <w:color w:val="000000"/>
          <w:sz w:val="20"/>
          <w:szCs w:val="20"/>
        </w:rPr>
      </w:r>
    </w:p>
    <w:p>
      <w:pPr>
        <w:pStyle w:val="Normal"/>
        <w:spacing w:lineRule="auto" w:line="240"/>
        <w:rPr>
          <w:rFonts w:cs="Times New Roman"/>
          <w:i w:val="false"/>
          <w:i w:val="false"/>
          <w:iCs w:val="false"/>
          <w:color w:val="000000"/>
          <w:del w:id="2969" w:author="Unknown Author" w:date="2019-05-24T11:08:00Z"/>
          <w:sz w:val="20"/>
          <w:szCs w:val="20"/>
        </w:rPr>
      </w:pPr>
      <w:r>
        <w:rPr>
          <w:rFonts w:cs="Times New Roman"/>
          <w:i w:val="false"/>
          <w:iCs w:val="false"/>
          <w:color w:val="000000"/>
          <w:sz w:val="20"/>
          <w:szCs w:val="20"/>
          <w:rPrChange w:id="0" w:author="Unknown Author" w:date="2019-06-18T15:32:00Z"/>
        </w:rPr>
        <w:t xml:space="preserve">Table </w:t>
      </w:r>
      <w:del w:id="2966" w:author="Unknown Author" w:date="2019-07-01T08:43:00Z">
        <w:r>
          <w:rPr>
            <w:rFonts w:cs="Times New Roman"/>
            <w:i w:val="false"/>
            <w:iCs w:val="false"/>
            <w:color w:val="000000"/>
            <w:sz w:val="20"/>
            <w:szCs w:val="20"/>
          </w:rPr>
          <w:delText>1</w:delText>
        </w:r>
      </w:del>
      <w:ins w:id="2967" w:author="Unknown Author" w:date="2019-07-01T08:43:00Z">
        <w:r>
          <w:rPr>
            <w:rFonts w:cs="Times New Roman"/>
            <w:i w:val="false"/>
            <w:iCs w:val="false"/>
            <w:color w:val="000000"/>
            <w:sz w:val="20"/>
            <w:szCs w:val="20"/>
          </w:rPr>
          <w:t>2</w:t>
        </w:r>
      </w:ins>
      <w:r>
        <w:rPr>
          <w:rFonts w:cs="Times New Roman"/>
          <w:i w:val="false"/>
          <w:iCs w:val="false"/>
          <w:color w:val="000000"/>
          <w:sz w:val="20"/>
          <w:szCs w:val="20"/>
          <w:rPrChange w:id="0" w:author="Unknown Author" w:date="2019-06-18T15:32:00Z"/>
        </w:rPr>
        <w:t>: A) summary of the albedo for each surface class as predicted from our classified UAV image. B) summary of the albedo for each surface class as predicted from our classified Sentinel-2 image for 2017. C) summary of the albedo for each surface class as predicted from our classified Sentinel-2 image for 2016. D) summary of the broadband albedo for each surface class as measured using field spectroscopy at our field site in 2017 (we do not have cosine-collector albedo measurements for water or cryoconite surfaces).</w:t>
      </w:r>
    </w:p>
    <w:p>
      <w:pPr>
        <w:pStyle w:val="Normal"/>
        <w:spacing w:lineRule="auto" w:line="240"/>
        <w:rPr>
          <w:rFonts w:cs="Times New Roman"/>
          <w:i w:val="false"/>
          <w:i w:val="false"/>
          <w:iCs w:val="false"/>
          <w:color w:val="000000"/>
          <w:sz w:val="20"/>
          <w:szCs w:val="20"/>
        </w:rPr>
      </w:pPr>
      <w:r>
        <w:rPr/>
      </w:r>
    </w:p>
    <w:p>
      <w:pPr>
        <w:pStyle w:val="Normal"/>
        <w:spacing w:lineRule="auto" w:line="240"/>
        <w:rPr>
          <w:rFonts w:ascii="Times New Roman" w:hAnsi="Times New Roman" w:cs="Times New Roman"/>
          <w:i w:val="false"/>
          <w:i w:val="false"/>
          <w:iCs w:val="false"/>
          <w:color w:val="000000"/>
          <w:sz w:val="20"/>
          <w:szCs w:val="20"/>
        </w:rPr>
      </w:pPr>
      <w:r>
        <w:rPr>
          <w:rFonts w:cs="Times New Roman"/>
          <w:i w:val="false"/>
          <w:iCs w:val="false"/>
          <w:color w:val="000000"/>
          <w:sz w:val="20"/>
          <w:szCs w:val="20"/>
        </w:rPr>
      </w:r>
    </w:p>
    <w:p>
      <w:pPr>
        <w:pStyle w:val="Normal"/>
        <w:spacing w:lineRule="auto" w:line="240"/>
        <w:rPr>
          <w:rFonts w:ascii="Arial" w:hAnsi="Arial" w:cs="Arial"/>
          <w:i w:val="false"/>
          <w:i w:val="false"/>
          <w:iCs w:val="false"/>
          <w:color w:val="000000"/>
          <w:del w:id="2971" w:author="Unknown Author" w:date="2019-06-12T12:55:00Z"/>
          <w:sz w:val="22"/>
          <w:szCs w:val="22"/>
        </w:rPr>
      </w:pPr>
      <w:del w:id="2970" w:author="Unknown Author" w:date="2019-06-12T12:55:00Z">
        <w:r>
          <w:rPr>
            <w:rFonts w:cs="Arial" w:ascii="Arial" w:hAnsi="Arial"/>
            <w:i w:val="false"/>
            <w:iCs w:val="false"/>
            <w:color w:val="000000"/>
            <w:sz w:val="22"/>
            <w:szCs w:val="22"/>
          </w:rPr>
        </w:r>
      </w:del>
    </w:p>
    <w:p>
      <w:pPr>
        <w:pStyle w:val="Normal"/>
        <w:spacing w:lineRule="auto" w:line="240"/>
        <w:rPr>
          <w:rFonts w:ascii="Times New Roman" w:hAnsi="Times New Roman" w:cs="Times New Roman"/>
          <w:sz w:val="20"/>
          <w:szCs w:val="20"/>
        </w:rPr>
      </w:pPr>
      <w:r>
        <w:rPr>
          <w:rFonts w:cs="Times New Roman"/>
          <w:sz w:val="20"/>
          <w:szCs w:val="20"/>
        </w:rPr>
      </w:r>
    </w:p>
    <w:tbl>
      <w:tblPr>
        <w:tblW w:w="7150" w:type="dxa"/>
        <w:jc w:val="left"/>
        <w:tblInd w:w="33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2251"/>
        <w:gridCol w:w="1610"/>
        <w:gridCol w:w="1635"/>
        <w:gridCol w:w="1653"/>
      </w:tblGrid>
      <w:tr>
        <w:trPr/>
        <w:tc>
          <w:tcPr>
            <w:tcW w:w="225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napToGrid w:val="false"/>
              <w:spacing w:lineRule="auto" w:line="240" w:before="0" w:after="160"/>
              <w:jc w:val="center"/>
              <w:rPr>
                <w:rFonts w:ascii="Times New Roman" w:hAnsi="Times New Roman" w:cs="Times New Roman"/>
                <w:sz w:val="20"/>
                <w:szCs w:val="20"/>
              </w:rPr>
            </w:pPr>
            <w:r>
              <w:rPr>
                <w:rFonts w:cs="Times New Roman"/>
                <w:sz w:val="20"/>
                <w:szCs w:val="20"/>
              </w:rPr>
            </w:r>
          </w:p>
        </w:tc>
        <w:tc>
          <w:tcPr>
            <w:tcW w:w="16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b w:val="false"/>
                <w:bCs w:val="false"/>
                <w:sz w:val="20"/>
                <w:szCs w:val="20"/>
                <w:rPrChange w:id="0" w:author="Unknown Author" w:date="2019-06-18T15:32:00Z"/>
              </w:rPr>
              <w:t>UAV Image</w:t>
            </w:r>
          </w:p>
        </w:tc>
        <w:tc>
          <w:tcPr>
            <w:tcW w:w="163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sz w:val="20"/>
                <w:szCs w:val="20"/>
                <w:rPrChange w:id="0" w:author="Unknown Author" w:date="2019-06-18T15:32:00Z"/>
              </w:rPr>
              <w:t>Sentinel 2 (2016)</w:t>
            </w:r>
          </w:p>
        </w:tc>
        <w:tc>
          <w:tcPr>
            <w:tcW w:w="16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sz w:val="20"/>
                <w:szCs w:val="20"/>
                <w:rPrChange w:id="0" w:author="Unknown Author" w:date="2019-06-18T15:32:00Z"/>
              </w:rPr>
              <w:t>Sentinel 2 (2017)</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b/>
                <w:bCs/>
                <w:sz w:val="20"/>
                <w:szCs w:val="20"/>
                <w:rPrChange w:id="0" w:author="Unknown Author" w:date="2019-06-18T15:32:00Z"/>
              </w:rPr>
              <w:t>Total Image Area (km</w:t>
            </w:r>
            <w:r>
              <w:rPr>
                <w:rFonts w:cs="Times New Roman"/>
                <w:b/>
                <w:bCs/>
                <w:sz w:val="20"/>
                <w:szCs w:val="20"/>
                <w:vertAlign w:val="superscript"/>
                <w:rPrChange w:id="0" w:author="Unknown Author" w:date="2019-06-18T15:32:00Z"/>
              </w:rPr>
              <w:t>2</w:t>
            </w:r>
            <w:r>
              <w:rPr>
                <w:rFonts w:cs="Times New Roman"/>
                <w:b/>
                <w:bCs/>
                <w:sz w:val="20"/>
                <w:szCs w:val="20"/>
                <w:rPrChange w:id="0" w:author="Unknown Author" w:date="2019-06-18T15:32:00Z"/>
              </w:rPr>
              <w:t>)</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sz w:val="20"/>
                <w:szCs w:val="20"/>
                <w:rPrChange w:id="0" w:author="Unknown Author" w:date="2019-06-18T15:32:00Z"/>
              </w:rPr>
              <w:t>0.04</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del w:id="2979" w:author="Unknown Author" w:date="2019-05-24T08:57:00Z">
              <w:r>
                <w:rPr>
                  <w:rFonts w:cs="Times New Roman"/>
                  <w:sz w:val="20"/>
                  <w:szCs w:val="20"/>
                </w:rPr>
                <w:delText>19499</w:delText>
              </w:r>
            </w:del>
            <w:ins w:id="2980" w:author="Unknown Author" w:date="2019-05-24T08:57:00Z">
              <w:r>
                <w:rPr>
                  <w:rFonts w:cs="Times New Roman"/>
                  <w:sz w:val="20"/>
                  <w:szCs w:val="20"/>
                </w:rPr>
                <w:t>10,000</w:t>
              </w:r>
            </w:ins>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del w:id="2981" w:author="Unknown Author" w:date="2019-05-24T08:58:00Z">
              <w:r>
                <w:rPr>
                  <w:rFonts w:cs="Times New Roman"/>
                  <w:sz w:val="20"/>
                  <w:szCs w:val="20"/>
                </w:rPr>
                <w:delText>26741</w:delText>
              </w:r>
            </w:del>
            <w:ins w:id="2982" w:author="Unknown Author" w:date="2019-05-24T08:58:00Z">
              <w:r>
                <w:rPr>
                  <w:rFonts w:cs="Times New Roman"/>
                  <w:sz w:val="20"/>
                  <w:szCs w:val="20"/>
                </w:rPr>
                <w:t>10,000</w:t>
              </w:r>
            </w:ins>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b/>
                <w:bCs/>
                <w:sz w:val="20"/>
                <w:szCs w:val="20"/>
                <w:rPrChange w:id="0" w:author="Unknown Author" w:date="2019-06-18T15:32:00Z"/>
              </w:rPr>
              <w:t>Total Algae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sz w:val="20"/>
                <w:szCs w:val="20"/>
                <w:rPrChange w:id="0" w:author="Unknown Author" w:date="2019-06-18T15:32:00Z"/>
              </w:rPr>
              <w:t>78.5</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del w:id="2985" w:author="Unknown Author" w:date="2019-05-24T10:40:00Z">
              <w:r>
                <w:rPr>
                  <w:rFonts w:cs="Times New Roman"/>
                  <w:sz w:val="20"/>
                  <w:szCs w:val="20"/>
                </w:rPr>
                <w:delText>0.61</w:delText>
              </w:r>
            </w:del>
            <w:ins w:id="2986" w:author="Unknown Author" w:date="2019-05-24T10:40:00Z">
              <w:r>
                <w:rPr>
                  <w:rFonts w:cs="Times New Roman"/>
                  <w:sz w:val="20"/>
                  <w:szCs w:val="20"/>
                </w:rPr>
                <w:t>57.99</w:t>
              </w:r>
            </w:ins>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del w:id="2987" w:author="Unknown Author" w:date="2019-05-24T08:58:00Z">
              <w:r>
                <w:rPr>
                  <w:rFonts w:cs="Times New Roman"/>
                  <w:sz w:val="20"/>
                  <w:szCs w:val="20"/>
                </w:rPr>
                <w:delText>0.19</w:delText>
              </w:r>
            </w:del>
            <w:ins w:id="2988" w:author="Unknown Author" w:date="2019-05-24T08:58:00Z">
              <w:r>
                <w:rPr>
                  <w:rFonts w:cs="Times New Roman"/>
                  <w:sz w:val="20"/>
                  <w:szCs w:val="20"/>
                </w:rPr>
                <w:t>58.8</w:t>
              </w:r>
            </w:ins>
            <w:ins w:id="2989" w:author="Unknown Author" w:date="2019-05-24T09:02:00Z">
              <w:r>
                <w:rPr>
                  <w:rFonts w:cs="Times New Roman"/>
                  <w:sz w:val="20"/>
                  <w:szCs w:val="20"/>
                </w:rPr>
                <w:t>7</w:t>
              </w:r>
            </w:ins>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b/>
                <w:bCs/>
                <w:sz w:val="20"/>
                <w:szCs w:val="20"/>
                <w:rPrChange w:id="0" w:author="Unknown Author" w:date="2019-06-18T15:32:00Z"/>
              </w:rPr>
              <w:t>H</w:t>
            </w:r>
            <w:r>
              <w:rPr>
                <w:rFonts w:cs="Times New Roman"/>
                <w:b/>
                <w:bCs/>
                <w:sz w:val="20"/>
                <w:szCs w:val="20"/>
                <w:vertAlign w:val="subscript"/>
                <w:rPrChange w:id="0" w:author="Unknown Author" w:date="2019-06-18T15:32:00Z"/>
              </w:rPr>
              <w:t>bio</w:t>
            </w:r>
            <w:r>
              <w:rPr>
                <w:rFonts w:cs="Times New Roman"/>
                <w:b/>
                <w:bCs/>
                <w:sz w:val="20"/>
                <w:szCs w:val="20"/>
                <w:rPrChange w:id="0" w:author="Unknown Author" w:date="2019-06-18T15:32:00Z"/>
              </w:rPr>
              <w:t xml:space="preserv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sz w:val="20"/>
                <w:szCs w:val="20"/>
                <w:rPrChange w:id="0" w:author="Unknown Author" w:date="2019-06-18T15:32:00Z"/>
              </w:rPr>
              <w:t>17.4</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del w:id="2994" w:author="Unknown Author" w:date="2019-05-24T10:40:00Z">
              <w:r>
                <w:rPr>
                  <w:rFonts w:cs="Times New Roman"/>
                  <w:sz w:val="20"/>
                  <w:szCs w:val="20"/>
                </w:rPr>
                <w:delText>0.09</w:delText>
              </w:r>
            </w:del>
            <w:ins w:id="2995" w:author="Unknown Author" w:date="2019-05-24T10:40:00Z">
              <w:r>
                <w:rPr>
                  <w:rFonts w:cs="Times New Roman"/>
                  <w:sz w:val="20"/>
                  <w:szCs w:val="20"/>
                </w:rPr>
                <w:t>8.35</w:t>
              </w:r>
            </w:ins>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del w:id="2996" w:author="Unknown Author" w:date="2019-05-24T09:00:00Z">
              <w:r>
                <w:rPr>
                  <w:rFonts w:cs="Times New Roman"/>
                  <w:sz w:val="20"/>
                  <w:szCs w:val="20"/>
                </w:rPr>
                <w:delText>0.04</w:delText>
              </w:r>
            </w:del>
            <w:ins w:id="2997" w:author="Unknown Author" w:date="2019-05-24T09:00:00Z">
              <w:r>
                <w:rPr>
                  <w:rFonts w:cs="Times New Roman"/>
                  <w:sz w:val="20"/>
                  <w:szCs w:val="20"/>
                </w:rPr>
                <w:t>2.54</w:t>
              </w:r>
            </w:ins>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b/>
                <w:bCs/>
                <w:sz w:val="20"/>
                <w:szCs w:val="20"/>
                <w:rPrChange w:id="0" w:author="Unknown Author" w:date="2019-06-18T15:32:00Z"/>
              </w:rPr>
              <w:t>L</w:t>
            </w:r>
            <w:r>
              <w:rPr>
                <w:rFonts w:cs="Times New Roman"/>
                <w:b/>
                <w:bCs/>
                <w:sz w:val="20"/>
                <w:szCs w:val="20"/>
                <w:vertAlign w:val="subscript"/>
                <w:rPrChange w:id="0" w:author="Unknown Author" w:date="2019-06-18T15:32:00Z"/>
              </w:rPr>
              <w:t>bio</w:t>
            </w:r>
            <w:r>
              <w:rPr>
                <w:rFonts w:cs="Times New Roman"/>
                <w:b/>
                <w:bCs/>
                <w:sz w:val="20"/>
                <w:szCs w:val="20"/>
                <w:rPrChange w:id="0" w:author="Unknown Author" w:date="2019-06-18T15:32:00Z"/>
              </w:rPr>
              <w:t xml:space="preserv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sz w:val="20"/>
                <w:szCs w:val="20"/>
                <w:rPrChange w:id="0" w:author="Unknown Author" w:date="2019-06-18T15:32:00Z"/>
              </w:rPr>
              <w:t>61.08</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del w:id="3002" w:author="Unknown Author" w:date="2019-05-24T10:40:00Z">
              <w:r>
                <w:rPr>
                  <w:rFonts w:cs="Times New Roman"/>
                  <w:sz w:val="20"/>
                  <w:szCs w:val="20"/>
                </w:rPr>
                <w:delText>0.52</w:delText>
              </w:r>
            </w:del>
            <w:ins w:id="3003" w:author="Unknown Author" w:date="2019-05-24T10:40:00Z">
              <w:r>
                <w:rPr>
                  <w:rFonts w:cs="Times New Roman"/>
                  <w:sz w:val="20"/>
                  <w:szCs w:val="20"/>
                </w:rPr>
                <w:t>49.65</w:t>
              </w:r>
            </w:ins>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ins w:id="3004" w:author="Unknown Author" w:date="2019-05-24T09:00:00Z">
              <w:r>
                <w:rPr>
                  <w:rFonts w:cs="Times New Roman"/>
                  <w:sz w:val="20"/>
                  <w:szCs w:val="20"/>
                </w:rPr>
                <w:t>56.33</w:t>
              </w:r>
            </w:ins>
            <w:del w:id="3005" w:author="Unknown Author" w:date="2019-05-24T09:00:00Z">
              <w:r>
                <w:rPr>
                  <w:rFonts w:cs="Times New Roman"/>
                  <w:sz w:val="20"/>
                  <w:szCs w:val="20"/>
                </w:rPr>
                <w:delText>0.15</w:delText>
              </w:r>
            </w:del>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b/>
                <w:bCs/>
                <w:sz w:val="20"/>
                <w:szCs w:val="20"/>
                <w:rPrChange w:id="0" w:author="Unknown Author" w:date="2019-06-18T15:32:00Z"/>
              </w:rPr>
              <w:t>Cryoconite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sz w:val="20"/>
                <w:szCs w:val="20"/>
                <w:rPrChange w:id="0" w:author="Unknown Author" w:date="2019-06-18T15:32:00Z"/>
              </w:rPr>
              <w:t>0.82</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del w:id="3008" w:author="Unknown Author" w:date="2019-05-24T10:40:00Z">
              <w:r>
                <w:rPr>
                  <w:rFonts w:cs="Times New Roman"/>
                  <w:sz w:val="20"/>
                  <w:szCs w:val="20"/>
                </w:rPr>
                <w:delText>0.01</w:delText>
              </w:r>
            </w:del>
            <w:ins w:id="3009" w:author="Unknown Author" w:date="2019-05-24T10:40:00Z">
              <w:r>
                <w:rPr>
                  <w:rFonts w:cs="Times New Roman"/>
                  <w:sz w:val="20"/>
                  <w:szCs w:val="20"/>
                </w:rPr>
                <w:t>1.61</w:t>
              </w:r>
            </w:ins>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ins w:id="3010" w:author="Unknown Author" w:date="2019-05-24T08:59:00Z">
              <w:r>
                <w:rPr>
                  <w:rFonts w:cs="Times New Roman"/>
                  <w:sz w:val="20"/>
                  <w:szCs w:val="20"/>
                </w:rPr>
                <w:t>1.67</w:t>
              </w:r>
            </w:ins>
            <w:del w:id="3011" w:author="Unknown Author" w:date="2019-05-24T08:59:00Z">
              <w:r>
                <w:rPr>
                  <w:rFonts w:cs="Times New Roman"/>
                  <w:sz w:val="20"/>
                  <w:szCs w:val="20"/>
                </w:rPr>
                <w:delText>0.01</w:delText>
              </w:r>
            </w:del>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b/>
                <w:bCs/>
                <w:sz w:val="20"/>
                <w:szCs w:val="20"/>
                <w:rPrChange w:id="0" w:author="Unknown Author" w:date="2019-06-18T15:32:00Z"/>
              </w:rPr>
              <w:t>Clean Ice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sz w:val="20"/>
                <w:szCs w:val="20"/>
                <w:rPrChange w:id="0" w:author="Unknown Author" w:date="2019-06-18T15:32:00Z"/>
              </w:rPr>
              <w:t>13.81</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del w:id="3014" w:author="Unknown Author" w:date="2019-05-24T10:41:00Z">
              <w:r>
                <w:rPr>
                  <w:rFonts w:cs="Times New Roman"/>
                  <w:sz w:val="20"/>
                  <w:szCs w:val="20"/>
                </w:rPr>
                <w:delText>0.37</w:delText>
              </w:r>
            </w:del>
            <w:ins w:id="3015" w:author="Unknown Author" w:date="2019-05-24T10:41:00Z">
              <w:r>
                <w:rPr>
                  <w:rFonts w:cs="Times New Roman"/>
                  <w:sz w:val="20"/>
                  <w:szCs w:val="20"/>
                </w:rPr>
                <w:t>40.08</w:t>
              </w:r>
            </w:ins>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del w:id="3016" w:author="Unknown Author" w:date="2019-05-24T08:59:00Z">
              <w:r>
                <w:rPr>
                  <w:rFonts w:cs="Times New Roman"/>
                  <w:sz w:val="20"/>
                  <w:szCs w:val="20"/>
                </w:rPr>
                <w:delText>0.80</w:delText>
              </w:r>
            </w:del>
            <w:ins w:id="3017" w:author="Unknown Author" w:date="2019-05-24T08:59:00Z">
              <w:r>
                <w:rPr>
                  <w:rFonts w:cs="Times New Roman"/>
                  <w:sz w:val="20"/>
                  <w:szCs w:val="20"/>
                </w:rPr>
                <w:t>38.34</w:t>
              </w:r>
            </w:ins>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b/>
                <w:bCs/>
                <w:sz w:val="20"/>
                <w:szCs w:val="20"/>
                <w:rPrChange w:id="0" w:author="Unknown Author" w:date="2019-06-18T15:32:00Z"/>
              </w:rPr>
              <w:t>Water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sz w:val="20"/>
                <w:szCs w:val="20"/>
                <w:rPrChange w:id="0" w:author="Unknown Author" w:date="2019-06-18T15:32:00Z"/>
              </w:rPr>
              <w:t>0.78</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del w:id="3020" w:author="Unknown Author" w:date="2019-05-24T10:41:00Z">
              <w:r>
                <w:rPr>
                  <w:rFonts w:cs="Times New Roman"/>
                  <w:sz w:val="20"/>
                  <w:szCs w:val="20"/>
                </w:rPr>
                <w:delText>0.01</w:delText>
              </w:r>
            </w:del>
            <w:ins w:id="3021" w:author="Unknown Author" w:date="2019-05-24T10:41:00Z">
              <w:r>
                <w:rPr>
                  <w:rFonts w:cs="Times New Roman"/>
                  <w:sz w:val="20"/>
                  <w:szCs w:val="20"/>
                </w:rPr>
                <w:t>0.31</w:t>
              </w:r>
            </w:ins>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ins w:id="3022" w:author="Unknown Author" w:date="2019-05-24T08:59:00Z">
              <w:r>
                <w:rPr>
                  <w:rFonts w:cs="Times New Roman"/>
                  <w:sz w:val="20"/>
                  <w:szCs w:val="20"/>
                </w:rPr>
                <w:t>1.13</w:t>
              </w:r>
            </w:ins>
            <w:del w:id="3023" w:author="Unknown Author" w:date="2019-05-24T08:59:00Z">
              <w:r>
                <w:rPr>
                  <w:rFonts w:cs="Times New Roman"/>
                  <w:sz w:val="20"/>
                  <w:szCs w:val="20"/>
                </w:rPr>
                <w:delText>&lt;0.01</w:delText>
              </w:r>
            </w:del>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b/>
                <w:b/>
                <w:bCs/>
              </w:rPr>
            </w:pPr>
            <w:ins w:id="3024" w:author="Unknown Author" w:date="2019-06-12T12:59:00Z">
              <w:r>
                <w:rPr>
                  <w:b/>
                  <w:bCs/>
                </w:rPr>
                <w:t>Snow (%)</w:t>
              </w:r>
            </w:ins>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ins w:id="3025" w:author="Unknown Author" w:date="2019-06-12T13:02:00Z">
              <w:r>
                <w:rPr/>
                <w:t>6.09</w:t>
              </w:r>
            </w:ins>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ins w:id="3026" w:author="Unknown Author" w:date="2019-06-12T13:03:00Z">
              <w:r>
                <w:rPr/>
                <w:t>n/a</w:t>
              </w:r>
            </w:ins>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ins w:id="3027" w:author="Unknown Author" w:date="2019-06-12T13:03:00Z">
              <w:r>
                <w:rPr/>
                <w:t>n/a</w:t>
              </w:r>
            </w:ins>
          </w:p>
        </w:tc>
      </w:tr>
    </w:tbl>
    <w:p>
      <w:pPr>
        <w:pStyle w:val="Normal"/>
        <w:spacing w:lineRule="auto" w:line="240"/>
        <w:rPr>
          <w:rFonts w:ascii="Times New Roman" w:hAnsi="Times New Roman" w:cs="Times New Roman"/>
          <w:sz w:val="20"/>
          <w:szCs w:val="20"/>
        </w:rPr>
      </w:pPr>
      <w:r>
        <w:rPr>
          <w:rFonts w:cs="Times New Roman"/>
          <w:sz w:val="20"/>
          <w:szCs w:val="20"/>
        </w:rPr>
      </w:r>
    </w:p>
    <w:p>
      <w:pPr>
        <w:pStyle w:val="Normal"/>
        <w:spacing w:lineRule="auto" w:line="240"/>
        <w:rPr>
          <w:rFonts w:ascii="Times New Roman" w:hAnsi="Times New Roman" w:cs="Times New Roman"/>
          <w:del w:id="3029" w:author="Unknown Author" w:date="2019-06-12T13:03:00Z"/>
          <w:sz w:val="20"/>
          <w:szCs w:val="20"/>
        </w:rPr>
      </w:pPr>
      <w:del w:id="3028" w:author="Unknown Author" w:date="2019-06-12T13:03:00Z">
        <w:r>
          <w:rPr>
            <w:rFonts w:cs="Times New Roman"/>
            <w:sz w:val="20"/>
            <w:szCs w:val="20"/>
          </w:rPr>
        </w:r>
      </w:del>
    </w:p>
    <w:p>
      <w:pPr>
        <w:pStyle w:val="Normal"/>
        <w:spacing w:lineRule="auto" w:line="240"/>
        <w:rPr>
          <w:rFonts w:ascii="Times New Roman" w:hAnsi="Times New Roman" w:cs="Times New Roman"/>
          <w:sz w:val="20"/>
          <w:szCs w:val="20"/>
        </w:rPr>
      </w:pPr>
      <w:r>
        <w:rPr>
          <w:rFonts w:cs="Times New Roman"/>
          <w:sz w:val="20"/>
          <w:szCs w:val="20"/>
        </w:rPr>
      </w:r>
    </w:p>
    <w:p>
      <w:pPr>
        <w:pStyle w:val="Normal"/>
        <w:spacing w:lineRule="auto" w:line="240"/>
        <w:rPr/>
      </w:pPr>
      <w:r>
        <w:rPr>
          <w:rFonts w:cs="Times New Roman"/>
          <w:i w:val="false"/>
          <w:iCs w:val="false"/>
          <w:sz w:val="20"/>
          <w:szCs w:val="20"/>
          <w:rPrChange w:id="0" w:author="Unknown Author" w:date="2019-06-18T15:32:00Z"/>
        </w:rPr>
        <w:t xml:space="preserve">Table </w:t>
      </w:r>
      <w:del w:id="3031" w:author="Unknown Author" w:date="2019-07-01T08:43:00Z">
        <w:r>
          <w:rPr>
            <w:rFonts w:cs="Times New Roman"/>
            <w:i w:val="false"/>
            <w:iCs w:val="false"/>
            <w:sz w:val="20"/>
            <w:szCs w:val="20"/>
          </w:rPr>
          <w:delText>2</w:delText>
        </w:r>
      </w:del>
      <w:ins w:id="3032" w:author="Unknown Author" w:date="2019-07-01T08:43:00Z">
        <w:r>
          <w:rPr>
            <w:rFonts w:cs="Times New Roman"/>
            <w:i w:val="false"/>
            <w:iCs w:val="false"/>
            <w:sz w:val="20"/>
            <w:szCs w:val="20"/>
          </w:rPr>
          <w:t>3</w:t>
        </w:r>
      </w:ins>
      <w:r>
        <w:rPr>
          <w:rFonts w:cs="Times New Roman"/>
          <w:i w:val="false"/>
          <w:iCs w:val="false"/>
          <w:sz w:val="20"/>
          <w:szCs w:val="20"/>
          <w:rPrChange w:id="0" w:author="Unknown Author" w:date="2019-06-18T15:32:00Z"/>
        </w:rPr>
        <w:t xml:space="preserve">: percentage of each image covered by each surface type as predicted by our trained RF algorithm. Snow was removed from the calculation </w:t>
      </w:r>
      <w:ins w:id="3034" w:author="Unknown Author" w:date="2019-06-12T13:03:00Z">
        <w:r>
          <w:rPr>
            <w:rFonts w:cs="Times New Roman"/>
            <w:i w:val="false"/>
            <w:iCs w:val="false"/>
            <w:sz w:val="20"/>
            <w:szCs w:val="20"/>
          </w:rPr>
          <w:t xml:space="preserve">in the Sentinel-2 images </w:t>
        </w:r>
      </w:ins>
      <w:r>
        <w:rPr>
          <w:rFonts w:cs="Times New Roman"/>
          <w:i w:val="false"/>
          <w:iCs w:val="false"/>
          <w:sz w:val="20"/>
          <w:szCs w:val="20"/>
          <w:rPrChange w:id="0" w:author="Unknown Author" w:date="2019-06-18T15:32:00Z"/>
        </w:rPr>
        <w:t>to enable quantification of surface coverage in the bare</w:t>
      </w:r>
      <w:ins w:id="3036" w:author="Unknown Author" w:date="2019-06-12T15:04:00Z">
        <w:r>
          <w:rPr>
            <w:rFonts w:cs="Times New Roman"/>
            <w:i w:val="false"/>
            <w:iCs w:val="false"/>
            <w:sz w:val="20"/>
            <w:szCs w:val="20"/>
          </w:rPr>
          <w:t>-</w:t>
        </w:r>
      </w:ins>
      <w:del w:id="3037" w:author="Unknown Author" w:date="2019-06-12T15:04:00Z">
        <w:r>
          <w:rPr>
            <w:rFonts w:cs="Times New Roman"/>
            <w:i w:val="false"/>
            <w:iCs w:val="false"/>
            <w:sz w:val="20"/>
            <w:szCs w:val="20"/>
          </w:rPr>
          <w:delText xml:space="preserve"> </w:delText>
        </w:r>
      </w:del>
      <w:r>
        <w:rPr>
          <w:rFonts w:cs="Times New Roman"/>
          <w:i w:val="false"/>
          <w:iCs w:val="false"/>
          <w:sz w:val="20"/>
          <w:szCs w:val="20"/>
          <w:rPrChange w:id="0" w:author="Unknown Author" w:date="2019-06-18T15:32:00Z"/>
        </w:rPr>
        <w:t>ice zone, i.e. below the snow line</w:t>
      </w:r>
      <w:ins w:id="3039" w:author="Unknown Author" w:date="2019-06-12T13:03:00Z">
        <w:r>
          <w:rPr>
            <w:rFonts w:cs="Times New Roman"/>
            <w:i w:val="false"/>
            <w:iCs w:val="false"/>
            <w:sz w:val="20"/>
            <w:szCs w:val="20"/>
          </w:rPr>
          <w:t xml:space="preserve">, </w:t>
        </w:r>
      </w:ins>
      <w:ins w:id="3040" w:author="Unknown Author" w:date="2019-06-12T13:04:00Z">
        <w:r>
          <w:rPr>
            <w:rFonts w:cs="Times New Roman"/>
            <w:i w:val="false"/>
            <w:iCs w:val="false"/>
            <w:sz w:val="20"/>
            <w:szCs w:val="20"/>
          </w:rPr>
          <w:t>only.</w:t>
        </w:r>
      </w:ins>
    </w:p>
    <w:p>
      <w:pPr>
        <w:pStyle w:val="Normal"/>
        <w:spacing w:lineRule="auto" w:line="240"/>
        <w:rPr>
          <w:rFonts w:ascii="Times New Roman" w:hAnsi="Times New Roman" w:cs="Times New Roman"/>
          <w:b/>
          <w:b/>
          <w:i w:val="false"/>
          <w:i w:val="false"/>
          <w:iCs w:val="false"/>
          <w:sz w:val="20"/>
          <w:szCs w:val="20"/>
        </w:rPr>
      </w:pPr>
      <w:r>
        <w:rPr>
          <w:rFonts w:cs="Times New Roman"/>
          <w:b/>
          <w:i w:val="false"/>
          <w:iCs w:val="false"/>
          <w:sz w:val="20"/>
          <w:szCs w:val="20"/>
        </w:rPr>
      </w:r>
    </w:p>
    <w:p>
      <w:pPr>
        <w:pStyle w:val="Normal"/>
        <w:spacing w:lineRule="auto" w:line="360"/>
        <w:rPr>
          <w:rFonts w:ascii="Times New Roman" w:hAnsi="Times New Roman" w:cs="Times New Roman"/>
          <w:b/>
          <w:b/>
          <w:i w:val="false"/>
          <w:i w:val="false"/>
          <w:iCs w:val="false"/>
          <w:sz w:val="20"/>
          <w:szCs w:val="20"/>
        </w:rPr>
      </w:pPr>
      <w:r>
        <w:rPr>
          <w:rFonts w:cs="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b/>
          <w:i w:val="false"/>
          <w:iCs w:val="false"/>
          <w:sz w:val="20"/>
          <w:szCs w:val="20"/>
        </w:rPr>
      </w:r>
    </w:p>
    <w:p>
      <w:pPr>
        <w:pStyle w:val="Normal"/>
        <w:spacing w:lineRule="auto" w:line="360"/>
        <w:rPr>
          <w:rFonts w:ascii="Times New Roman" w:hAnsi="Times New Roman" w:cs="Times New Roman"/>
          <w:sz w:val="20"/>
          <w:szCs w:val="20"/>
        </w:rPr>
      </w:pPr>
      <w:r>
        <w:rPr>
          <w:rFonts w:cs="Times New Roman"/>
          <w:sz w:val="20"/>
          <w:szCs w:val="20"/>
        </w:rPr>
      </w:r>
    </w:p>
    <w:p>
      <w:pPr>
        <w:pStyle w:val="Normal"/>
        <w:spacing w:lineRule="auto" w:line="360"/>
        <w:rPr>
          <w:rFonts w:ascii="Times New Roman" w:hAnsi="Times New Roman"/>
        </w:rPr>
      </w:pPr>
      <w:r>
        <w:rPr/>
        <w:drawing>
          <wp:inline distT="0" distB="0" distL="0" distR="0">
            <wp:extent cx="5437505" cy="100584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28"/>
                    <a:stretch>
                      <a:fillRect/>
                    </a:stretch>
                  </pic:blipFill>
                  <pic:spPr bwMode="auto">
                    <a:xfrm>
                      <a:off x="0" y="0"/>
                      <a:ext cx="5437505" cy="1005840"/>
                    </a:xfrm>
                    <a:prstGeom prst="rect">
                      <a:avLst/>
                    </a:prstGeom>
                  </pic:spPr>
                </pic:pic>
              </a:graphicData>
            </a:graphic>
          </wp:inline>
        </w:drawing>
      </w:r>
    </w:p>
    <w:p>
      <w:pPr>
        <w:pStyle w:val="Caption1"/>
        <w:spacing w:lineRule="auto" w:line="360" w:before="0" w:after="200"/>
        <w:rPr/>
      </w:pPr>
      <w:r>
        <w:rPr>
          <w:rPrChange w:id="0" w:author="Unknown Author" w:date="2019-06-18T15:32:00Z"/>
        </w:rPr>
        <w:t xml:space="preserve">Figure </w:t>
      </w:r>
      <w:r>
        <w:rPr/>
        <w:fldChar w:fldCharType="begin"/>
      </w:r>
      <w:r>
        <w:instrText> SEQ Figure \* ARABIC </w:instrText>
      </w:r>
      <w:r>
        <w:fldChar w:fldCharType="separate"/>
      </w:r>
      <w:r>
        <w:t>1</w:t>
      </w:r>
      <w:r>
        <w:fldChar w:fldCharType="end"/>
      </w:r>
      <w:r>
        <w:rPr>
          <w:rPrChange w:id="0" w:author="Unknown Author" w:date="2019-06-18T15:32:00Z"/>
        </w:rPr>
        <w:t>: The logo of Copernicus Publications.</w:t>
      </w:r>
    </w:p>
    <w:sectPr>
      <w:footerReference w:type="default" r:id="rId29"/>
      <w:type w:val="nextPage"/>
      <w:pgSz w:w="11906" w:h="13608"/>
      <w:pgMar w:left="936" w:right="936" w:header="0" w:top="567" w:footer="737" w:bottom="1338" w:gutter="0"/>
      <w:lnNumType w:countBy="5" w:restart="continuous" w:distance="227"/>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erdana">
    <w:charset w:val="01"/>
    <w:family w:val="roman"/>
    <w:pitch w:val="variable"/>
  </w:font>
  <w:font w:name="Tahoma">
    <w:charset w:val="01"/>
    <w:family w:val="roman"/>
    <w:pitch w:val="variable"/>
  </w:font>
  <w:font w:name="Cambria Math">
    <w:charset w:val="01"/>
    <w:family w:val="roman"/>
    <w:pitch w:val="variable"/>
  </w:font>
  <w:font w:name="Liberation Sans">
    <w:altName w:val="Arial"/>
    <w:charset w:val="01"/>
    <w:family w:val="roman"/>
    <w:pitch w:val="variable"/>
  </w:font>
  <w:font w:name="Book Antiqua">
    <w:charset w:val="01"/>
    <w:family w:val="roman"/>
    <w:pitch w:val="variable"/>
  </w:font>
  <w:font w:name="Times New Roman">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10</w:t>
    </w:r>
    <w: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40"/>
  <w:displayBackgroundShape/>
  <w:trackRevision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GB" w:eastAsia="zh-CN" w:bidi="hi-IN"/>
      </w:rPr>
    </w:rPrDefault>
    <w:pPrDefault>
      <w:pPr/>
    </w:pPrDefault>
  </w:docDefaults>
  <w:style w:type="paragraph" w:styleId="Normal">
    <w:name w:val="Normal"/>
    <w:qFormat/>
    <w:pPr>
      <w:widowControl/>
      <w:suppressAutoHyphens w:val="true"/>
      <w:bidi w:val="0"/>
      <w:spacing w:lineRule="auto" w:line="360"/>
      <w:jc w:val="both"/>
    </w:pPr>
    <w:rPr>
      <w:rFonts w:ascii="Times New Roman" w:hAnsi="Times New Roman" w:eastAsia="Times New Roman" w:cs="Times New Roman"/>
      <w:color w:val="00000A"/>
      <w:sz w:val="20"/>
      <w:szCs w:val="24"/>
      <w:lang w:val="en-GB" w:eastAsia="de-DE" w:bidi="ar-SA"/>
    </w:rPr>
  </w:style>
  <w:style w:type="paragraph" w:styleId="Heading1">
    <w:name w:val="Heading 1"/>
    <w:basedOn w:val="Normal"/>
    <w:next w:val="Normal"/>
    <w:qFormat/>
    <w:pPr>
      <w:keepNext/>
      <w:numPr>
        <w:ilvl w:val="0"/>
        <w:numId w:val="1"/>
      </w:numPr>
      <w:spacing w:lineRule="auto" w:line="240" w:before="480" w:after="240"/>
      <w:outlineLvl w:val="0"/>
      <w:outlineLvl w:val="0"/>
    </w:pPr>
    <w:rPr>
      <w:rFonts w:cs="Arial"/>
      <w:b/>
      <w:bCs/>
      <w:color w:val="000000"/>
      <w:szCs w:val="32"/>
    </w:rPr>
  </w:style>
  <w:style w:type="paragraph" w:styleId="Heading2">
    <w:name w:val="Heading 2"/>
    <w:basedOn w:val="Normal"/>
    <w:next w:val="Normal"/>
    <w:qFormat/>
    <w:pPr>
      <w:keepNext/>
      <w:numPr>
        <w:ilvl w:val="1"/>
        <w:numId w:val="1"/>
      </w:numPr>
      <w:spacing w:lineRule="auto" w:line="240" w:before="240" w:after="240"/>
      <w:outlineLvl w:val="1"/>
      <w:outlineLvl w:val="1"/>
    </w:pPr>
    <w:rPr>
      <w:rFonts w:cs="Arial"/>
      <w:b/>
      <w:bCs/>
      <w:iCs/>
      <w:szCs w:val="28"/>
    </w:rPr>
  </w:style>
  <w:style w:type="paragraph" w:styleId="Heading3">
    <w:name w:val="Heading 3"/>
    <w:basedOn w:val="Normal"/>
    <w:next w:val="Normal"/>
    <w:qFormat/>
    <w:pPr>
      <w:keepNext/>
      <w:numPr>
        <w:ilvl w:val="2"/>
        <w:numId w:val="1"/>
      </w:numPr>
      <w:spacing w:lineRule="auto" w:line="240" w:before="240" w:after="240"/>
      <w:outlineLvl w:val="2"/>
      <w:outlineLvl w:val="2"/>
    </w:pPr>
    <w:rPr>
      <w:rFonts w:cs="Arial"/>
      <w:b/>
      <w:bCs/>
      <w:szCs w:val="26"/>
    </w:rPr>
  </w:style>
  <w:style w:type="paragraph" w:styleId="Heading4">
    <w:name w:val="Heading 4"/>
    <w:basedOn w:val="Normal"/>
    <w:next w:val="Normal"/>
    <w:qFormat/>
    <w:pPr>
      <w:keepNext/>
      <w:numPr>
        <w:ilvl w:val="3"/>
        <w:numId w:val="1"/>
      </w:numPr>
      <w:outlineLvl w:val="3"/>
      <w:outlineLvl w:val="3"/>
    </w:pPr>
    <w:rPr>
      <w:b/>
      <w:bCs/>
      <w:szCs w:val="28"/>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DefaultParagraphFont">
    <w:name w:val="Default Paragraph Font"/>
    <w:qFormat/>
    <w:rPr/>
  </w:style>
  <w:style w:type="character" w:styleId="BulletsChar">
    <w:name w:val="Bullets Char"/>
    <w:qFormat/>
    <w:rPr>
      <w:rFonts w:ascii="Verdana" w:hAnsi="Verdana" w:eastAsia="Times New Roman" w:cs="Times New Roman"/>
      <w:sz w:val="19"/>
      <w:szCs w:val="24"/>
      <w:lang w:eastAsia="de-DE"/>
    </w:rPr>
  </w:style>
  <w:style w:type="character" w:styleId="Heading1Char">
    <w:name w:val="Heading 1 Char"/>
    <w:qFormat/>
    <w:rPr>
      <w:rFonts w:ascii="Times New Roman" w:hAnsi="Times New Roman" w:eastAsia="Times New Roman" w:cs="Arial"/>
      <w:b/>
      <w:bCs/>
      <w:color w:val="000000"/>
      <w:szCs w:val="32"/>
      <w:lang w:eastAsia="de-DE"/>
    </w:rPr>
  </w:style>
  <w:style w:type="character" w:styleId="Heading3Char">
    <w:name w:val="Heading 3 Char"/>
    <w:qFormat/>
    <w:rPr>
      <w:rFonts w:ascii="Times New Roman" w:hAnsi="Times New Roman" w:eastAsia="Times New Roman" w:cs="Arial"/>
      <w:b/>
      <w:bCs/>
      <w:szCs w:val="26"/>
      <w:lang w:eastAsia="de-DE"/>
    </w:rPr>
  </w:style>
  <w:style w:type="character" w:styleId="Heading4Char">
    <w:name w:val="Heading 4 Char"/>
    <w:qFormat/>
    <w:rPr>
      <w:rFonts w:ascii="Verdana" w:hAnsi="Verdana" w:eastAsia="Times New Roman" w:cs="Times New Roman"/>
      <w:b/>
      <w:bCs/>
      <w:sz w:val="19"/>
      <w:szCs w:val="28"/>
      <w:lang w:eastAsia="de-DE"/>
    </w:rPr>
  </w:style>
  <w:style w:type="character" w:styleId="HeaderChar">
    <w:name w:val="Header Char"/>
    <w:qFormat/>
    <w:rPr>
      <w:rFonts w:ascii="Verdana" w:hAnsi="Verdana" w:eastAsia="Times New Roman" w:cs="Times New Roman"/>
      <w:sz w:val="19"/>
      <w:szCs w:val="24"/>
      <w:lang w:eastAsia="de-DE"/>
    </w:rPr>
  </w:style>
  <w:style w:type="character" w:styleId="Heading2Char">
    <w:name w:val="Heading 2 Char"/>
    <w:qFormat/>
    <w:rPr>
      <w:rFonts w:ascii="Times New Roman" w:hAnsi="Times New Roman" w:eastAsia="Times New Roman" w:cs="Arial"/>
      <w:b/>
      <w:bCs/>
      <w:iCs/>
      <w:szCs w:val="28"/>
      <w:lang w:eastAsia="de-DE"/>
    </w:rPr>
  </w:style>
  <w:style w:type="character" w:styleId="InternetLink">
    <w:name w:val="Internet Link"/>
    <w:rPr>
      <w:color w:val="0000FF"/>
      <w:u w:val="single"/>
    </w:rPr>
  </w:style>
  <w:style w:type="character" w:styleId="CopernicusWordtemplateChar">
    <w:name w:val="Copernicus_Word_template Char"/>
    <w:basedOn w:val="DefaultParagraphFont"/>
    <w:qFormat/>
    <w:rPr>
      <w:rFonts w:ascii="Times New Roman" w:hAnsi="Times New Roman" w:eastAsia="Times New Roman" w:cs="Times New Roman"/>
      <w:sz w:val="24"/>
      <w:szCs w:val="24"/>
      <w:lang w:eastAsia="de-DE"/>
    </w:rPr>
  </w:style>
  <w:style w:type="character" w:styleId="Linenumber">
    <w:name w:val="line number"/>
    <w:basedOn w:val="DefaultParagraphFont"/>
    <w:qFormat/>
    <w:rPr/>
  </w:style>
  <w:style w:type="character" w:styleId="MStitleChar">
    <w:name w:val="MS title Char"/>
    <w:basedOn w:val="DefaultParagraphFont"/>
    <w:qFormat/>
    <w:rPr>
      <w:rFonts w:ascii="Times New Roman" w:hAnsi="Times New Roman" w:eastAsia="Times New Roman" w:cs="Times New Roman"/>
      <w:b/>
      <w:sz w:val="34"/>
      <w:szCs w:val="24"/>
      <w:lang w:eastAsia="de-DE"/>
    </w:rPr>
  </w:style>
  <w:style w:type="character" w:styleId="PlaceholderText">
    <w:name w:val="Placeholder Text"/>
    <w:basedOn w:val="DefaultParagraphFont"/>
    <w:qFormat/>
    <w:rPr>
      <w:color w:val="808080"/>
    </w:rPr>
  </w:style>
  <w:style w:type="character" w:styleId="AffiliationChar">
    <w:name w:val="Affiliation Char"/>
    <w:basedOn w:val="DefaultParagraphFont"/>
    <w:qFormat/>
    <w:rPr>
      <w:rFonts w:ascii="Times New Roman" w:hAnsi="Times New Roman" w:eastAsia="Times New Roman" w:cs="Times New Roman"/>
      <w:szCs w:val="24"/>
      <w:lang w:eastAsia="de-DE"/>
    </w:rPr>
  </w:style>
  <w:style w:type="character" w:styleId="BalloonTextChar">
    <w:name w:val="Balloon Text Char"/>
    <w:basedOn w:val="DefaultParagraphFont"/>
    <w:qFormat/>
    <w:rPr>
      <w:rFonts w:ascii="Tahoma" w:hAnsi="Tahoma" w:eastAsia="Times New Roman" w:cs="Tahoma"/>
      <w:sz w:val="16"/>
      <w:szCs w:val="16"/>
      <w:lang w:eastAsia="de-DE"/>
    </w:rPr>
  </w:style>
  <w:style w:type="character" w:styleId="EquationChar">
    <w:name w:val="Equation Char"/>
    <w:basedOn w:val="DefaultParagraphFont"/>
    <w:qFormat/>
    <w:rPr>
      <w:rFonts w:ascii="Cambria Math" w:hAnsi="Cambria Math" w:eastAsia="Times New Roman" w:cs="Cambria Math"/>
      <w:szCs w:val="24"/>
      <w:lang w:eastAsia="de-DE"/>
    </w:rPr>
  </w:style>
  <w:style w:type="character" w:styleId="FooterChar">
    <w:name w:val="Footer Char"/>
    <w:basedOn w:val="DefaultParagraphFont"/>
    <w:qFormat/>
    <w:rPr>
      <w:rFonts w:ascii="Times New Roman" w:hAnsi="Times New Roman" w:eastAsia="Times New Roman" w:cs="Times New Roman"/>
      <w:szCs w:val="24"/>
      <w:lang w:eastAsia="de-DE"/>
    </w:rPr>
  </w:style>
  <w:style w:type="character" w:styleId="CorrespondenceChar">
    <w:name w:val="Correspondence Char"/>
    <w:basedOn w:val="DefaultParagraphFont"/>
    <w:qFormat/>
    <w:rPr>
      <w:rFonts w:ascii="Times New Roman" w:hAnsi="Times New Roman" w:eastAsia="Times New Roman" w:cs="Times New Roman"/>
      <w:szCs w:val="24"/>
      <w:lang w:eastAsia="de-DE"/>
    </w:rPr>
  </w:style>
  <w:style w:type="character" w:styleId="AuthorsChar">
    <w:name w:val="Authors Char"/>
    <w:basedOn w:val="DefaultParagraphFont"/>
    <w:qFormat/>
    <w:rPr>
      <w:rFonts w:ascii="Times New Roman" w:hAnsi="Times New Roman" w:eastAsia="Times New Roman" w:cs="Times New Roman"/>
      <w:sz w:val="24"/>
      <w:szCs w:val="24"/>
      <w:lang w:eastAsia="de-D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b w:val="false"/>
      <w:i w:val="false"/>
      <w:sz w:val="24"/>
    </w:rPr>
  </w:style>
  <w:style w:type="character" w:styleId="LineNumbering">
    <w:name w:val="Line Numbering"/>
    <w:rPr/>
  </w:style>
  <w:style w:type="character" w:styleId="VisitedInternetLink">
    <w:name w:val="Visited Internet Link"/>
    <w:rPr>
      <w:color w:val="800000"/>
      <w:u w:val="single"/>
      <w:lang w:val="zxx" w:eastAsia="zxx" w:bidi="zxx"/>
    </w:rPr>
  </w:style>
  <w:style w:type="character" w:styleId="Emphasis">
    <w:name w:val="Emphasis"/>
    <w:qFormat/>
    <w:rPr>
      <w:i/>
      <w:iCs/>
    </w:rPr>
  </w:style>
  <w:style w:type="character" w:styleId="Quotation">
    <w:name w:val="Quotation"/>
    <w:qFormat/>
    <w:rPr>
      <w:i/>
      <w:iCs/>
    </w:rPr>
  </w:style>
  <w:style w:type="paragraph" w:styleId="Heading">
    <w:name w:val="Heading"/>
    <w:basedOn w:val="Normal"/>
    <w:next w:val="TextBody"/>
    <w:qFormat/>
    <w:pPr>
      <w:keepNext/>
      <w:spacing w:before="240" w:after="120"/>
    </w:pPr>
    <w:rPr>
      <w:rFonts w:ascii="Liberation Sans;Arial" w:hAnsi="Liberation Sans;Arial"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etreff">
    <w:name w:val="Betreff"/>
    <w:basedOn w:val="Normal"/>
    <w:next w:val="Normal"/>
    <w:qFormat/>
    <w:pPr/>
    <w:rPr>
      <w:b/>
    </w:rPr>
  </w:style>
  <w:style w:type="paragraph" w:styleId="Bullets">
    <w:name w:val="Bullets"/>
    <w:basedOn w:val="Normal"/>
    <w:qFormat/>
    <w:pPr/>
    <w:rPr/>
  </w:style>
  <w:style w:type="paragraph" w:styleId="Header">
    <w:name w:val="Header"/>
    <w:basedOn w:val="Normal"/>
    <w:pPr>
      <w:suppressLineNumbers/>
      <w:tabs>
        <w:tab w:val="center" w:pos="4536" w:leader="none"/>
        <w:tab w:val="right" w:pos="9072" w:leader="none"/>
      </w:tabs>
    </w:pPr>
    <w:rPr/>
  </w:style>
  <w:style w:type="paragraph" w:styleId="Kontakt">
    <w:name w:val="Kontakt"/>
    <w:basedOn w:val="Normal"/>
    <w:qFormat/>
    <w:pPr>
      <w:spacing w:lineRule="exact" w:line="160"/>
    </w:pPr>
    <w:rPr>
      <w:color w:val="808080"/>
      <w:sz w:val="13"/>
    </w:rPr>
  </w:style>
  <w:style w:type="paragraph" w:styleId="Name">
    <w:name w:val="Name"/>
    <w:basedOn w:val="Normal"/>
    <w:qFormat/>
    <w:pPr>
      <w:spacing w:before="160" w:after="80"/>
    </w:pPr>
    <w:rPr>
      <w:rFonts w:ascii="Book Antiqua" w:hAnsi="Book Antiqua" w:cs="Book Antiqua"/>
      <w:color w:val="808080"/>
      <w:sz w:val="22"/>
    </w:rPr>
  </w:style>
  <w:style w:type="paragraph" w:styleId="CopernicusWordtemplate">
    <w:name w:val="Copernicus_Word_template"/>
    <w:basedOn w:val="Normal"/>
    <w:qFormat/>
    <w:pPr/>
    <w:rPr/>
  </w:style>
  <w:style w:type="paragraph" w:styleId="MStitle">
    <w:name w:val="MS title"/>
    <w:basedOn w:val="Normal"/>
    <w:qFormat/>
    <w:pPr>
      <w:spacing w:lineRule="exact" w:line="440" w:before="360" w:after="0"/>
      <w:contextualSpacing/>
    </w:pPr>
    <w:rPr>
      <w:b/>
      <w:sz w:val="34"/>
    </w:rPr>
  </w:style>
  <w:style w:type="paragraph" w:styleId="ListParagraph">
    <w:name w:val="List Paragraph"/>
    <w:basedOn w:val="Normal"/>
    <w:qFormat/>
    <w:pPr>
      <w:spacing w:before="0" w:after="0"/>
      <w:ind w:left="720" w:right="0" w:hanging="0"/>
      <w:contextualSpacing/>
    </w:pPr>
    <w:rPr/>
  </w:style>
  <w:style w:type="paragraph" w:styleId="Affiliation">
    <w:name w:val="Affiliation"/>
    <w:basedOn w:val="Normal"/>
    <w:qFormat/>
    <w:pPr>
      <w:spacing w:lineRule="auto" w:line="240" w:before="120" w:after="0"/>
      <w:contextualSpacing/>
    </w:pPr>
    <w:rPr/>
  </w:style>
  <w:style w:type="paragraph" w:styleId="BalloonText">
    <w:name w:val="Balloon Text"/>
    <w:basedOn w:val="Normal"/>
    <w:qFormat/>
    <w:pPr>
      <w:spacing w:lineRule="auto" w:line="240"/>
    </w:pPr>
    <w:rPr>
      <w:rFonts w:ascii="Tahoma" w:hAnsi="Tahoma" w:cs="Tahoma"/>
      <w:sz w:val="16"/>
      <w:szCs w:val="16"/>
    </w:rPr>
  </w:style>
  <w:style w:type="paragraph" w:styleId="Equation">
    <w:name w:val="Equation"/>
    <w:basedOn w:val="Normal"/>
    <w:qFormat/>
    <w:pPr>
      <w:spacing w:before="120" w:after="120"/>
    </w:pPr>
    <w:rPr>
      <w:rFonts w:ascii="Cambria Math" w:hAnsi="Cambria Math" w:cs="Cambria Math"/>
    </w:rPr>
  </w:style>
  <w:style w:type="paragraph" w:styleId="Caption1">
    <w:name w:val="caption"/>
    <w:basedOn w:val="Normal"/>
    <w:next w:val="Normal"/>
    <w:qFormat/>
    <w:pPr>
      <w:spacing w:lineRule="auto" w:line="240" w:before="0" w:after="200"/>
    </w:pPr>
    <w:rPr>
      <w:b/>
      <w:bCs/>
      <w:sz w:val="18"/>
      <w:szCs w:val="18"/>
    </w:rPr>
  </w:style>
  <w:style w:type="paragraph" w:styleId="Footer">
    <w:name w:val="Footer"/>
    <w:basedOn w:val="Normal"/>
    <w:pPr>
      <w:suppressLineNumbers/>
      <w:tabs>
        <w:tab w:val="center" w:pos="4513" w:leader="none"/>
        <w:tab w:val="right" w:pos="9026" w:leader="none"/>
      </w:tabs>
      <w:spacing w:lineRule="auto" w:line="240"/>
    </w:pPr>
    <w:rPr/>
  </w:style>
  <w:style w:type="paragraph" w:styleId="Correspondence">
    <w:name w:val="Correspondence"/>
    <w:basedOn w:val="Normal"/>
    <w:qFormat/>
    <w:pPr>
      <w:spacing w:lineRule="auto" w:line="240" w:before="120" w:after="360"/>
    </w:pPr>
    <w:rPr/>
  </w:style>
  <w:style w:type="paragraph" w:styleId="Authors">
    <w:name w:val="Authors"/>
    <w:basedOn w:val="Normal"/>
    <w:qFormat/>
    <w:pPr>
      <w:spacing w:lineRule="auto" w:line="240" w:before="180" w:after="0"/>
      <w:contextualSpacing/>
    </w:pPr>
    <w:rPr>
      <w:sz w:val="24"/>
    </w:rPr>
  </w:style>
  <w:style w:type="paragraph" w:styleId="TableContents">
    <w:name w:val="Table Contents"/>
    <w:basedOn w:val="Normal"/>
    <w:qFormat/>
    <w:pPr/>
    <w:rPr/>
  </w:style>
  <w:style w:type="paragraph" w:styleId="TableHeading">
    <w:name w:val="Table Heading"/>
    <w:basedOn w:val="TableContents"/>
    <w:qFormat/>
    <w:pPr>
      <w:suppressLineNumbers/>
      <w:jc w:val="center"/>
    </w:pPr>
    <w:rPr>
      <w:b/>
      <w:bCs/>
    </w:rPr>
  </w:style>
  <w:style w:type="paragraph" w:styleId="NoSpacing">
    <w:name w:val="No Spacing"/>
    <w:qFormat/>
    <w:pPr>
      <w:widowControl/>
      <w:bidi w:val="0"/>
      <w:jc w:val="left"/>
    </w:pPr>
    <w:rPr>
      <w:rFonts w:ascii="Times New Roman;Times New Roman" w:hAnsi="Times New Roman;Times New Roman" w:eastAsia="Times New Roman;Times New Roman" w:cs="Times New Roman;Times New Roman"/>
      <w:color w:val="00000A"/>
      <w:sz w:val="24"/>
      <w:szCs w:val="20"/>
      <w:lang w:val="en-US" w:eastAsia="zh-CN" w:bidi="ar-SA"/>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oe.cook@sheffield.ac.uk" TargetMode="External"/><Relationship Id="rId3" Type="http://schemas.openxmlformats.org/officeDocument/2006/relationships/hyperlink" Target="https://www2.pvlighthouse.com.au/" TargetMode="External"/><Relationship Id="rId4" Type="http://schemas.openxmlformats.org/officeDocument/2006/relationships/hyperlink" Target="https://pvlighthouse.com.au/" TargetMode="External"/><Relationship Id="rId5" Type="http://schemas.openxmlformats.org/officeDocument/2006/relationships/hyperlink" Target="https://support.micasense.com/hc/en-us/articles/115000351194-RedEdge-Camera-Radiometric-Calibration-Model" TargetMode="External"/><Relationship Id="rId6" Type="http://schemas.openxmlformats.org/officeDocument/2006/relationships/hyperlink" Target="https://github.com/atedstone/micasense_calibration" TargetMode="External"/><Relationship Id="rId7" Type="http://schemas.openxmlformats.org/officeDocument/2006/relationships/hyperlink" Target="https://uas.usgs.gov/pdf/PhotoScanProcessingMicaSenseMar2017.pdf" TargetMode="External"/><Relationship Id="rId8" Type="http://schemas.openxmlformats.org/officeDocument/2006/relationships/hyperlink" Target="https://nsidc.org/data/nsidc-0714" TargetMode="External"/><Relationship Id="rId9" Type="http://schemas.openxmlformats.org/officeDocument/2006/relationships/hyperlink" Target="https://doi.org/10.5281/zenodo.2598041" TargetMode="External"/><Relationship Id="rId10" Type="http://schemas.openxmlformats.org/officeDocument/2006/relationships/hyperlink" Target="https://doi.org/10.5281/zenodo.2598122" TargetMode="External"/><Relationship Id="rId11" Type="http://schemas.openxmlformats.org/officeDocument/2006/relationships/hyperlink" Target="https://doi.org/10.5281/zenodo.2598219" TargetMode="External"/><Relationship Id="rId12" Type="http://schemas.openxmlformats.org/officeDocument/2006/relationships/hyperlink" Target="https://doi.org/10.5281/zenodo.2598479" TargetMode="External"/><Relationship Id="rId13" Type="http://schemas.openxmlformats.org/officeDocument/2006/relationships/hyperlink" Target="http://www.github.com/jmcook1186/BioSNICAR_GO" TargetMode="External"/><Relationship Id="rId14" Type="http://schemas.openxmlformats.org/officeDocument/2006/relationships/hyperlink" Target="http://www.github.com/jmcook1186/IceSurfClassifiers" TargetMode="External"/><Relationship Id="rId15" Type="http://schemas.openxmlformats.org/officeDocument/2006/relationships/hyperlink" Target="https://drive.google.com/open?id=1AgWhHoGPnYXPVf9PGLlDkuTRVF7qYkQ" TargetMode="External"/><Relationship Id="rId16" Type="http://schemas.openxmlformats.org/officeDocument/2006/relationships/hyperlink" Target="http://www.github.com/jmcook1186/BioSNICAR_GO" TargetMode="External"/><Relationship Id="rId17" Type="http://schemas.openxmlformats.org/officeDocument/2006/relationships/hyperlink" Target="http://www.github.com/jmcook1186/IceSurfClassifiers" TargetMode="External"/><Relationship Id="rId18" Type="http://schemas.openxmlformats.org/officeDocument/2006/relationships/hyperlink" Target="http://www.promice.dk/" TargetMode="External"/><Relationship Id="rId19" Type="http://schemas.openxmlformats.org/officeDocument/2006/relationships/hyperlink" Target="https://doi.org/10.1016/S0034-4257(00)00205-4" TargetMode="External"/><Relationship Id="rId20" Type="http://schemas.openxmlformats.org/officeDocument/2006/relationships/hyperlink" Target="http://dx.doi.org/10.1016/j.polar.2010.03.002" TargetMode="External"/><Relationship Id="rId21" Type="http://schemas.openxmlformats.org/officeDocument/2006/relationships/hyperlink" Target="https://doi.org/10.1093/femsec/fiy025" TargetMode="External"/><Relationship Id="rId22" Type="http://schemas.openxmlformats.org/officeDocument/2006/relationships/image" Target="media/image1.jpeg"/><Relationship Id="rId23" Type="http://schemas.openxmlformats.org/officeDocument/2006/relationships/image" Target="media/image2.jpeg"/><Relationship Id="rId24" Type="http://schemas.openxmlformats.org/officeDocument/2006/relationships/image" Target="media/image3.jpeg"/><Relationship Id="rId25" Type="http://schemas.openxmlformats.org/officeDocument/2006/relationships/image" Target="media/image4.jpeg"/><Relationship Id="rId26" Type="http://schemas.openxmlformats.org/officeDocument/2006/relationships/image" Target="media/image5.jpeg"/><Relationship Id="rId27" Type="http://schemas.openxmlformats.org/officeDocument/2006/relationships/image" Target="media/image6.jpeg"/><Relationship Id="rId28" Type="http://schemas.openxmlformats.org/officeDocument/2006/relationships/image" Target="media/image7.png"/><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Blank.dotm</Template>
  <TotalTime>12965</TotalTime>
  <Application>LibreOffice/5.1.6.2$Linux_X86_64 LibreOffice_project/10m0$Build-2</Application>
  <Pages>48</Pages>
  <Words>15706</Words>
  <Characters>84747</Characters>
  <CharactersWithSpaces>100118</CharactersWithSpaces>
  <Paragraphs>410</Paragraphs>
  <Company>Copernicus Gesellschaft mbH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2015-12-16T05:52:00Z</dcterms:created>
  <dc:creator>Martin Rasmussen</dc:creator>
  <dc:description/>
  <dc:language>en-GB</dc:language>
  <cp:lastModifiedBy/>
  <cp:lastPrinted>2016-02-01T07:21:00Z</cp:lastPrinted>
  <dcterms:modified xsi:type="dcterms:W3CDTF">2019-07-04T12:10:22Z</dcterms:modified>
  <cp:revision>184</cp:revision>
  <dc:subject/>
  <dc:title>Blank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Copernicus Gesellschaft mbH</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